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CE253D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5D777C43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4BE6EDC8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753CEA85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3CFDDA7E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71B3D615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1B28DA51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05E14E61" w14:textId="77777777" w:rsidR="00F73874" w:rsidRDefault="00F73874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6276AD56" w14:textId="77777777" w:rsidR="00F73874" w:rsidRDefault="00F73874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2F10CF3F" w14:textId="77777777" w:rsidR="009A2E3F" w:rsidRPr="009A2E3F" w:rsidRDefault="009A2E3F" w:rsidP="009A2E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52"/>
          <w:szCs w:val="44"/>
        </w:rPr>
      </w:pPr>
      <w:r w:rsidRPr="009A2E3F">
        <w:rPr>
          <w:rFonts w:ascii="Times New Roman" w:hAnsi="Times New Roman" w:cs="Times New Roman"/>
          <w:sz w:val="52"/>
          <w:szCs w:val="44"/>
        </w:rPr>
        <w:t>CMPT 295</w:t>
      </w:r>
    </w:p>
    <w:p w14:paraId="32EB7902" w14:textId="77777777" w:rsidR="009A2E3F" w:rsidRPr="009A2E3F" w:rsidRDefault="009A2E3F" w:rsidP="009A2E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52"/>
          <w:szCs w:val="44"/>
        </w:rPr>
      </w:pPr>
      <w:r w:rsidRPr="009A2E3F">
        <w:rPr>
          <w:rFonts w:ascii="Times New Roman" w:hAnsi="Times New Roman" w:cs="Times New Roman"/>
          <w:sz w:val="52"/>
          <w:szCs w:val="44"/>
        </w:rPr>
        <w:t>Name: Junchen Li</w:t>
      </w:r>
    </w:p>
    <w:p w14:paraId="0E8E0265" w14:textId="77777777" w:rsidR="009A2E3F" w:rsidRPr="009A2E3F" w:rsidRDefault="009A2E3F" w:rsidP="009A2E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52"/>
          <w:szCs w:val="44"/>
        </w:rPr>
      </w:pPr>
      <w:r w:rsidRPr="009A2E3F">
        <w:rPr>
          <w:rFonts w:ascii="Times New Roman" w:hAnsi="Times New Roman" w:cs="Times New Roman"/>
          <w:sz w:val="52"/>
          <w:szCs w:val="44"/>
        </w:rPr>
        <w:t>Student ID: 301385486</w:t>
      </w:r>
    </w:p>
    <w:p w14:paraId="094C247B" w14:textId="54D6C960" w:rsidR="009A2E3F" w:rsidRPr="009A2E3F" w:rsidRDefault="009A2E3F" w:rsidP="009A2E3F">
      <w:pPr>
        <w:jc w:val="center"/>
        <w:rPr>
          <w:rFonts w:eastAsia="Arial Unicode MS" w:cs="Arial Unicode MS" w:hint="eastAsia"/>
          <w:sz w:val="32"/>
          <w:szCs w:val="24"/>
        </w:rPr>
      </w:pPr>
      <w:r w:rsidRPr="009A2E3F">
        <w:rPr>
          <w:rFonts w:ascii="Times New Roman" w:hAnsi="Times New Roman" w:cs="Times New Roman"/>
          <w:sz w:val="52"/>
          <w:szCs w:val="44"/>
        </w:rPr>
        <w:t>Date: 2020/3/1</w:t>
      </w:r>
      <w:r>
        <w:rPr>
          <w:rFonts w:ascii="Times New Roman" w:hAnsi="Times New Roman" w:cs="Times New Roman"/>
          <w:sz w:val="52"/>
          <w:szCs w:val="44"/>
        </w:rPr>
        <w:t>8</w:t>
      </w:r>
    </w:p>
    <w:p w14:paraId="492027FF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71AB4D02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53B62ABB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0E921C15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164C046F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7D52CFA4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6CF4C50E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62F82062" w14:textId="77777777" w:rsidR="009A2E3F" w:rsidRDefault="009A2E3F" w:rsidP="00F73874">
      <w:pPr>
        <w:rPr>
          <w:rFonts w:eastAsia="Arial Unicode MS" w:cs="Arial Unicode MS" w:hint="eastAsia"/>
          <w:sz w:val="24"/>
          <w:szCs w:val="24"/>
        </w:rPr>
      </w:pPr>
    </w:p>
    <w:p w14:paraId="7DE4B194" w14:textId="77777777" w:rsidR="00F73874" w:rsidRDefault="00F73874" w:rsidP="00F73874">
      <w:pPr>
        <w:rPr>
          <w:rFonts w:eastAsia="Arial Unicode MS" w:cs="Arial Unicode MS" w:hint="eastAsia"/>
          <w:sz w:val="24"/>
          <w:szCs w:val="24"/>
        </w:rPr>
      </w:pPr>
      <w:bookmarkStart w:id="0" w:name="_GoBack"/>
      <w:bookmarkEnd w:id="0"/>
    </w:p>
    <w:p w14:paraId="63FF2983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4EE88598" w14:textId="77777777" w:rsidR="009A2E3F" w:rsidRDefault="009A2E3F" w:rsidP="00390B0F">
      <w:pPr>
        <w:jc w:val="center"/>
        <w:rPr>
          <w:rFonts w:eastAsia="Arial Unicode MS" w:cs="Arial Unicode MS" w:hint="eastAsia"/>
          <w:sz w:val="24"/>
          <w:szCs w:val="24"/>
        </w:rPr>
      </w:pPr>
    </w:p>
    <w:p w14:paraId="683AFF8B" w14:textId="77777777" w:rsidR="009A2E3F" w:rsidRDefault="009A2E3F" w:rsidP="009A2E3F">
      <w:pPr>
        <w:rPr>
          <w:rFonts w:eastAsia="Arial Unicode MS" w:cs="Arial Unicode MS" w:hint="eastAsia"/>
          <w:sz w:val="24"/>
          <w:szCs w:val="24"/>
        </w:rPr>
      </w:pPr>
    </w:p>
    <w:p w14:paraId="3BE26BCF" w14:textId="28075D8D" w:rsidR="00DA0481" w:rsidRPr="00FD0EEC" w:rsidRDefault="00851136" w:rsidP="00390B0F">
      <w:pPr>
        <w:jc w:val="center"/>
        <w:rPr>
          <w:rFonts w:eastAsia="Arial Unicode MS" w:cs="Arial Unicode MS"/>
          <w:sz w:val="24"/>
          <w:szCs w:val="24"/>
        </w:rPr>
      </w:pPr>
      <w:r>
        <w:rPr>
          <w:rFonts w:eastAsia="Arial Unicode MS" w:cs="Arial Unicode MS"/>
          <w:sz w:val="24"/>
          <w:szCs w:val="24"/>
        </w:rPr>
        <w:lastRenderedPageBreak/>
        <w:t>Assignment 7</w:t>
      </w:r>
    </w:p>
    <w:p w14:paraId="784EA875" w14:textId="77777777" w:rsidR="00757D06" w:rsidRPr="00FD0EEC" w:rsidRDefault="00757D06" w:rsidP="00390B0F">
      <w:pPr>
        <w:jc w:val="both"/>
        <w:rPr>
          <w:rFonts w:eastAsia="Arial Unicode MS" w:cs="Arial Unicode MS"/>
          <w:sz w:val="24"/>
          <w:szCs w:val="24"/>
          <w:u w:val="single"/>
        </w:rPr>
      </w:pPr>
      <w:r w:rsidRPr="00FD0EEC">
        <w:rPr>
          <w:rFonts w:eastAsia="Arial Unicode MS" w:cs="Arial Unicode MS"/>
          <w:sz w:val="24"/>
          <w:szCs w:val="24"/>
          <w:u w:val="single"/>
        </w:rPr>
        <w:t>Objectives:</w:t>
      </w:r>
    </w:p>
    <w:p w14:paraId="220C0BAD" w14:textId="6C3F4942" w:rsidR="00DA765E" w:rsidRDefault="00F4370A" w:rsidP="00390B0F">
      <w:pPr>
        <w:pStyle w:val="a3"/>
        <w:numPr>
          <w:ilvl w:val="0"/>
          <w:numId w:val="14"/>
        </w:numPr>
        <w:spacing w:after="120"/>
        <w:contextualSpacing w:val="0"/>
        <w:jc w:val="both"/>
        <w:rPr>
          <w:color w:val="000000" w:themeColor="text1"/>
          <w:sz w:val="24"/>
          <w:szCs w:val="24"/>
          <w:lang w:val="en-CA"/>
        </w:rPr>
      </w:pPr>
      <w:r>
        <w:rPr>
          <w:color w:val="000000" w:themeColor="text1"/>
          <w:sz w:val="24"/>
          <w:szCs w:val="24"/>
          <w:lang w:val="en-CA"/>
        </w:rPr>
        <w:t>Another look at</w:t>
      </w:r>
      <w:r w:rsidR="00441A59">
        <w:rPr>
          <w:color w:val="000000" w:themeColor="text1"/>
          <w:sz w:val="24"/>
          <w:szCs w:val="24"/>
          <w:lang w:val="en-CA"/>
        </w:rPr>
        <w:t xml:space="preserve"> recursion</w:t>
      </w:r>
      <w:r w:rsidR="00DA765E" w:rsidRPr="00441A59">
        <w:rPr>
          <w:color w:val="000000" w:themeColor="text1"/>
          <w:sz w:val="24"/>
          <w:szCs w:val="24"/>
          <w:lang w:val="en-CA"/>
        </w:rPr>
        <w:t xml:space="preserve"> in x86-64 assembly code</w:t>
      </w:r>
    </w:p>
    <w:p w14:paraId="1DB69386" w14:textId="1A062340" w:rsidR="00441A59" w:rsidRPr="00441A59" w:rsidRDefault="00441A59" w:rsidP="00390B0F">
      <w:pPr>
        <w:pStyle w:val="a3"/>
        <w:numPr>
          <w:ilvl w:val="0"/>
          <w:numId w:val="14"/>
        </w:numPr>
        <w:spacing w:after="240"/>
        <w:contextualSpacing w:val="0"/>
        <w:jc w:val="both"/>
        <w:rPr>
          <w:color w:val="000000" w:themeColor="text1"/>
          <w:sz w:val="24"/>
          <w:szCs w:val="24"/>
          <w:lang w:val="en-CA"/>
        </w:rPr>
      </w:pPr>
      <w:r>
        <w:rPr>
          <w:color w:val="000000" w:themeColor="text1"/>
          <w:sz w:val="24"/>
          <w:szCs w:val="24"/>
          <w:lang w:val="en-CA"/>
        </w:rPr>
        <w:t>Designing and evaluating instruction sets (ISA)</w:t>
      </w:r>
    </w:p>
    <w:p w14:paraId="2C9961BB" w14:textId="77777777" w:rsidR="000C1AD9" w:rsidRPr="000C1AD9" w:rsidRDefault="000C1AD9" w:rsidP="00390B0F">
      <w:pPr>
        <w:pBdr>
          <w:bottom w:val="single" w:sz="6" w:space="1" w:color="auto"/>
        </w:pBdr>
        <w:snapToGrid w:val="0"/>
        <w:spacing w:before="240" w:after="240"/>
        <w:jc w:val="both"/>
        <w:rPr>
          <w:sz w:val="24"/>
          <w:szCs w:val="24"/>
        </w:rPr>
      </w:pPr>
    </w:p>
    <w:p w14:paraId="112498EE" w14:textId="77777777" w:rsidR="000C1AD9" w:rsidRDefault="000C1AD9" w:rsidP="00390B0F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Submission</w:t>
      </w:r>
      <w:r w:rsidRPr="006241BD">
        <w:rPr>
          <w:sz w:val="24"/>
          <w:szCs w:val="24"/>
          <w:u w:val="single"/>
        </w:rPr>
        <w:t>:</w:t>
      </w:r>
    </w:p>
    <w:p w14:paraId="440B96D6" w14:textId="39393F14" w:rsidR="000C1AD9" w:rsidRPr="008441C6" w:rsidRDefault="000C1AD9" w:rsidP="00390B0F">
      <w:pPr>
        <w:pStyle w:val="a3"/>
        <w:numPr>
          <w:ilvl w:val="0"/>
          <w:numId w:val="18"/>
        </w:numPr>
        <w:spacing w:after="60"/>
        <w:contextualSpacing w:val="0"/>
        <w:jc w:val="both"/>
        <w:rPr>
          <w:sz w:val="24"/>
          <w:szCs w:val="24"/>
        </w:rPr>
      </w:pPr>
      <w:r w:rsidRPr="008441C6">
        <w:rPr>
          <w:sz w:val="24"/>
          <w:szCs w:val="24"/>
        </w:rPr>
        <w:t xml:space="preserve">Submit your document called </w:t>
      </w:r>
      <w:r>
        <w:rPr>
          <w:b/>
          <w:sz w:val="24"/>
          <w:szCs w:val="24"/>
        </w:rPr>
        <w:t>Assignment_7</w:t>
      </w:r>
      <w:r w:rsidRPr="008441C6">
        <w:rPr>
          <w:b/>
          <w:sz w:val="24"/>
          <w:szCs w:val="24"/>
        </w:rPr>
        <w:t>.pdf</w:t>
      </w:r>
      <w:r w:rsidRPr="008441C6">
        <w:rPr>
          <w:sz w:val="24"/>
          <w:szCs w:val="24"/>
        </w:rPr>
        <w:t xml:space="preserve">, which must include your answers to all </w:t>
      </w:r>
      <w:r>
        <w:rPr>
          <w:sz w:val="24"/>
          <w:szCs w:val="24"/>
        </w:rPr>
        <w:t>of the questions in Assignment 7</w:t>
      </w:r>
      <w:r w:rsidRPr="008441C6">
        <w:rPr>
          <w:sz w:val="24"/>
          <w:szCs w:val="24"/>
        </w:rPr>
        <w:t>.</w:t>
      </w:r>
    </w:p>
    <w:p w14:paraId="0BA66850" w14:textId="671284F7" w:rsidR="000C1AD9" w:rsidRPr="008441C6" w:rsidRDefault="000C1AD9" w:rsidP="00390B0F">
      <w:pPr>
        <w:pStyle w:val="a3"/>
        <w:numPr>
          <w:ilvl w:val="1"/>
          <w:numId w:val="18"/>
        </w:numPr>
        <w:spacing w:after="120"/>
        <w:contextualSpacing w:val="0"/>
        <w:jc w:val="both"/>
        <w:rPr>
          <w:sz w:val="24"/>
          <w:szCs w:val="24"/>
        </w:rPr>
      </w:pPr>
      <w:r w:rsidRPr="008441C6">
        <w:rPr>
          <w:sz w:val="24"/>
          <w:szCs w:val="24"/>
        </w:rPr>
        <w:t xml:space="preserve">Add your full name and student number at the top of the first page of your document </w:t>
      </w:r>
      <w:r>
        <w:rPr>
          <w:b/>
          <w:sz w:val="24"/>
          <w:szCs w:val="24"/>
        </w:rPr>
        <w:t>Assignment_7</w:t>
      </w:r>
      <w:r w:rsidRPr="008441C6">
        <w:rPr>
          <w:b/>
          <w:sz w:val="24"/>
          <w:szCs w:val="24"/>
        </w:rPr>
        <w:t>.pdf</w:t>
      </w:r>
      <w:r w:rsidRPr="008441C6">
        <w:rPr>
          <w:sz w:val="24"/>
          <w:szCs w:val="24"/>
        </w:rPr>
        <w:t>.</w:t>
      </w:r>
    </w:p>
    <w:p w14:paraId="09FC6D01" w14:textId="77777777" w:rsidR="000C1AD9" w:rsidRDefault="000C1AD9" w:rsidP="00390B0F">
      <w:pPr>
        <w:pStyle w:val="a3"/>
        <w:numPr>
          <w:ilvl w:val="0"/>
          <w:numId w:val="18"/>
        </w:numPr>
        <w:spacing w:after="120"/>
        <w:contextualSpacing w:val="0"/>
        <w:jc w:val="both"/>
        <w:rPr>
          <w:sz w:val="24"/>
          <w:szCs w:val="24"/>
        </w:rPr>
      </w:pPr>
      <w:r w:rsidRPr="003106D2">
        <w:rPr>
          <w:sz w:val="24"/>
          <w:szCs w:val="24"/>
        </w:rPr>
        <w:t xml:space="preserve">When creating your assignment, </w:t>
      </w:r>
      <w:r>
        <w:rPr>
          <w:sz w:val="24"/>
          <w:szCs w:val="24"/>
        </w:rPr>
        <w:t xml:space="preserve">first include the question itself and its number then include your </w:t>
      </w:r>
      <w:r w:rsidRPr="003106D2">
        <w:rPr>
          <w:sz w:val="24"/>
          <w:szCs w:val="24"/>
        </w:rPr>
        <w:t>answer</w:t>
      </w:r>
      <w:r>
        <w:rPr>
          <w:sz w:val="24"/>
          <w:szCs w:val="24"/>
        </w:rPr>
        <w:t>, keeping the questions in its original numerical order.</w:t>
      </w:r>
    </w:p>
    <w:p w14:paraId="33EE6BB9" w14:textId="77777777" w:rsidR="000C1AD9" w:rsidRDefault="000C1AD9" w:rsidP="00390B0F">
      <w:pPr>
        <w:pStyle w:val="a3"/>
        <w:numPr>
          <w:ilvl w:val="0"/>
          <w:numId w:val="18"/>
        </w:numPr>
        <w:spacing w:after="120"/>
        <w:contextualSpacing w:val="0"/>
        <w:jc w:val="both"/>
        <w:rPr>
          <w:sz w:val="24"/>
          <w:szCs w:val="24"/>
        </w:rPr>
      </w:pPr>
      <w:r w:rsidRPr="0073476C">
        <w:rPr>
          <w:b/>
          <w:u w:val="single"/>
        </w:rPr>
        <w:t>If you hand-write your answers (as opposed to using a computer application to write them):</w:t>
      </w:r>
      <w:r>
        <w:t xml:space="preserve"> When putting your assignment together, do not take photos (no .jpg) of your assignment sheets! Scan them instead! Better quality -&gt; easier to read -&gt; easier to mark!</w:t>
      </w:r>
      <w:r w:rsidRPr="0073476C">
        <w:rPr>
          <w:sz w:val="24"/>
          <w:szCs w:val="24"/>
        </w:rPr>
        <w:t xml:space="preserve"> </w:t>
      </w:r>
    </w:p>
    <w:p w14:paraId="5CA76010" w14:textId="7C21F0A2" w:rsidR="000C1AD9" w:rsidRDefault="000C1AD9" w:rsidP="00390B0F">
      <w:pPr>
        <w:pStyle w:val="a3"/>
        <w:numPr>
          <w:ilvl w:val="0"/>
          <w:numId w:val="18"/>
        </w:numPr>
        <w:spacing w:after="120" w:line="256" w:lineRule="auto"/>
        <w:contextualSpacing w:val="0"/>
        <w:jc w:val="both"/>
        <w:rPr>
          <w:sz w:val="24"/>
          <w:szCs w:val="24"/>
        </w:rPr>
      </w:pPr>
      <w:r w:rsidRPr="0073476C">
        <w:rPr>
          <w:sz w:val="24"/>
          <w:szCs w:val="24"/>
        </w:rPr>
        <w:t xml:space="preserve">Submit your assignment </w:t>
      </w:r>
      <w:r>
        <w:rPr>
          <w:b/>
          <w:sz w:val="24"/>
          <w:szCs w:val="24"/>
        </w:rPr>
        <w:t>Assignment_7</w:t>
      </w:r>
      <w:r w:rsidRPr="008441C6">
        <w:rPr>
          <w:b/>
          <w:sz w:val="24"/>
          <w:szCs w:val="24"/>
        </w:rPr>
        <w:t>.pdf</w:t>
      </w:r>
      <w:r>
        <w:rPr>
          <w:sz w:val="24"/>
          <w:szCs w:val="24"/>
        </w:rPr>
        <w:t xml:space="preserve"> </w:t>
      </w:r>
      <w:r w:rsidRPr="0073476C">
        <w:rPr>
          <w:sz w:val="24"/>
          <w:szCs w:val="24"/>
        </w:rPr>
        <w:t>electronically on CourSys</w:t>
      </w:r>
      <w:r>
        <w:rPr>
          <w:sz w:val="24"/>
          <w:szCs w:val="24"/>
        </w:rPr>
        <w:t>.</w:t>
      </w:r>
    </w:p>
    <w:p w14:paraId="1C1D2712" w14:textId="77777777" w:rsidR="000C1AD9" w:rsidRPr="00960879" w:rsidRDefault="000C1AD9" w:rsidP="00390B0F">
      <w:pPr>
        <w:pStyle w:val="a3"/>
        <w:pBdr>
          <w:bottom w:val="single" w:sz="6" w:space="1" w:color="auto"/>
        </w:pBdr>
        <w:snapToGrid w:val="0"/>
        <w:spacing w:before="240" w:after="240"/>
        <w:ind w:left="0"/>
        <w:jc w:val="both"/>
        <w:rPr>
          <w:sz w:val="24"/>
          <w:szCs w:val="24"/>
        </w:rPr>
      </w:pPr>
    </w:p>
    <w:p w14:paraId="2570AE8A" w14:textId="77777777" w:rsidR="000C1AD9" w:rsidRPr="00AA1544" w:rsidRDefault="000C1AD9" w:rsidP="00390B0F">
      <w:pPr>
        <w:jc w:val="both"/>
        <w:rPr>
          <w:sz w:val="24"/>
          <w:szCs w:val="24"/>
          <w:u w:val="single"/>
        </w:rPr>
      </w:pPr>
      <w:r w:rsidRPr="00AA1544">
        <w:rPr>
          <w:sz w:val="24"/>
          <w:szCs w:val="24"/>
          <w:u w:val="single"/>
        </w:rPr>
        <w:t>Due:</w:t>
      </w:r>
    </w:p>
    <w:p w14:paraId="6EE4A52B" w14:textId="099F6D8B" w:rsidR="000C1AD9" w:rsidRPr="00AA1544" w:rsidRDefault="000C1AD9" w:rsidP="00390B0F">
      <w:pPr>
        <w:pStyle w:val="a3"/>
        <w:numPr>
          <w:ilvl w:val="0"/>
          <w:numId w:val="12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Thursday, March</w:t>
      </w:r>
      <w:r w:rsidRPr="00AA1544">
        <w:rPr>
          <w:sz w:val="24"/>
          <w:szCs w:val="24"/>
        </w:rPr>
        <w:t xml:space="preserve"> </w:t>
      </w:r>
      <w:r w:rsidR="00614A7C">
        <w:rPr>
          <w:sz w:val="24"/>
          <w:szCs w:val="24"/>
        </w:rPr>
        <w:t>19</w:t>
      </w:r>
      <w:r>
        <w:rPr>
          <w:sz w:val="24"/>
          <w:szCs w:val="24"/>
        </w:rPr>
        <w:t xml:space="preserve"> </w:t>
      </w:r>
      <w:r w:rsidRPr="00AA1544">
        <w:rPr>
          <w:sz w:val="24"/>
          <w:szCs w:val="24"/>
        </w:rPr>
        <w:t>at 3pm</w:t>
      </w:r>
      <w:r w:rsidR="00614A7C">
        <w:rPr>
          <w:sz w:val="24"/>
          <w:szCs w:val="24"/>
        </w:rPr>
        <w:t>.</w:t>
      </w:r>
    </w:p>
    <w:p w14:paraId="54A155EF" w14:textId="77777777" w:rsidR="000C1AD9" w:rsidRDefault="000C1AD9" w:rsidP="00390B0F">
      <w:pPr>
        <w:pStyle w:val="a3"/>
        <w:numPr>
          <w:ilvl w:val="0"/>
          <w:numId w:val="12"/>
        </w:numPr>
        <w:snapToGrid w:val="0"/>
        <w:spacing w:after="0"/>
        <w:ind w:left="720"/>
        <w:contextualSpacing w:val="0"/>
        <w:jc w:val="both"/>
        <w:rPr>
          <w:sz w:val="24"/>
          <w:szCs w:val="24"/>
        </w:rPr>
      </w:pPr>
      <w:r w:rsidRPr="00AA1544">
        <w:rPr>
          <w:sz w:val="24"/>
          <w:szCs w:val="24"/>
        </w:rPr>
        <w:t>Late assign</w:t>
      </w:r>
      <w:r>
        <w:rPr>
          <w:sz w:val="24"/>
          <w:szCs w:val="24"/>
        </w:rPr>
        <w:t xml:space="preserve">ments will receive a grade of 0, but </w:t>
      </w:r>
      <w:r w:rsidRPr="00AA1544">
        <w:rPr>
          <w:sz w:val="24"/>
          <w:szCs w:val="24"/>
        </w:rPr>
        <w:t>they will be marked in order to provide the student with feedback.</w:t>
      </w:r>
    </w:p>
    <w:p w14:paraId="4C6AA0A5" w14:textId="77777777" w:rsidR="000C1AD9" w:rsidRPr="00AA1544" w:rsidRDefault="000C1AD9" w:rsidP="00390B0F">
      <w:pPr>
        <w:pBdr>
          <w:bottom w:val="single" w:sz="6" w:space="1" w:color="auto"/>
        </w:pBdr>
        <w:snapToGrid w:val="0"/>
        <w:spacing w:before="240" w:after="240"/>
        <w:jc w:val="both"/>
        <w:rPr>
          <w:sz w:val="24"/>
          <w:szCs w:val="24"/>
        </w:rPr>
      </w:pPr>
    </w:p>
    <w:p w14:paraId="31A1A638" w14:textId="77777777" w:rsidR="000C1AD9" w:rsidRPr="006241BD" w:rsidRDefault="000C1AD9" w:rsidP="00390B0F">
      <w:pPr>
        <w:jc w:val="both"/>
        <w:rPr>
          <w:rFonts w:eastAsia="Arial Unicode MS" w:cs="Arial Unicode MS"/>
          <w:sz w:val="24"/>
          <w:szCs w:val="24"/>
          <w:u w:val="single"/>
        </w:rPr>
      </w:pPr>
      <w:r>
        <w:rPr>
          <w:rFonts w:eastAsia="Arial Unicode MS" w:cs="Arial Unicode MS"/>
          <w:sz w:val="24"/>
          <w:szCs w:val="24"/>
          <w:u w:val="single"/>
        </w:rPr>
        <w:t>Marking scheme</w:t>
      </w:r>
      <w:r w:rsidRPr="006241BD">
        <w:rPr>
          <w:rFonts w:eastAsia="Arial Unicode MS" w:cs="Arial Unicode MS"/>
          <w:sz w:val="24"/>
          <w:szCs w:val="24"/>
          <w:u w:val="single"/>
        </w:rPr>
        <w:t>:</w:t>
      </w:r>
    </w:p>
    <w:p w14:paraId="217288BD" w14:textId="77777777" w:rsidR="000C1AD9" w:rsidRPr="00883ED0" w:rsidRDefault="000C1AD9" w:rsidP="00390B0F">
      <w:pPr>
        <w:jc w:val="both"/>
        <w:rPr>
          <w:sz w:val="24"/>
          <w:szCs w:val="24"/>
        </w:rPr>
      </w:pPr>
      <w:r>
        <w:rPr>
          <w:sz w:val="24"/>
          <w:szCs w:val="24"/>
        </w:rPr>
        <w:t>This assignment will be marked as follows</w:t>
      </w:r>
      <w:r w:rsidRPr="00883ED0">
        <w:rPr>
          <w:sz w:val="24"/>
          <w:szCs w:val="24"/>
        </w:rPr>
        <w:t>:</w:t>
      </w:r>
    </w:p>
    <w:p w14:paraId="41F47EB2" w14:textId="77777777" w:rsidR="000C1AD9" w:rsidRDefault="000C1AD9" w:rsidP="00390B0F">
      <w:pPr>
        <w:pStyle w:val="a3"/>
        <w:numPr>
          <w:ilvl w:val="1"/>
          <w:numId w:val="15"/>
        </w:numPr>
        <w:ind w:left="72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All q</w:t>
      </w:r>
      <w:r w:rsidRPr="00A05D6B">
        <w:rPr>
          <w:sz w:val="24"/>
          <w:szCs w:val="24"/>
        </w:rPr>
        <w:t xml:space="preserve">uestions </w:t>
      </w:r>
      <w:r>
        <w:rPr>
          <w:sz w:val="24"/>
          <w:szCs w:val="24"/>
        </w:rPr>
        <w:t>will be marked for correctness.</w:t>
      </w:r>
    </w:p>
    <w:p w14:paraId="5BAD49CE" w14:textId="77777777" w:rsidR="000C1AD9" w:rsidRPr="00A05D6B" w:rsidRDefault="000C1AD9" w:rsidP="00390B0F">
      <w:pPr>
        <w:pStyle w:val="a3"/>
        <w:ind w:left="0"/>
        <w:contextualSpacing w:val="0"/>
        <w:jc w:val="both"/>
        <w:rPr>
          <w:sz w:val="24"/>
          <w:szCs w:val="24"/>
        </w:rPr>
      </w:pPr>
      <w:r w:rsidRPr="00A05D6B">
        <w:rPr>
          <w:sz w:val="24"/>
          <w:szCs w:val="24"/>
        </w:rPr>
        <w:t>The amount of marks for each question is indicated as part of the question.</w:t>
      </w:r>
    </w:p>
    <w:p w14:paraId="21F54731" w14:textId="77777777" w:rsidR="000C1AD9" w:rsidRPr="00960879" w:rsidRDefault="000C1AD9" w:rsidP="00390B0F">
      <w:pPr>
        <w:jc w:val="both"/>
        <w:rPr>
          <w:sz w:val="24"/>
          <w:szCs w:val="24"/>
        </w:rPr>
      </w:pPr>
      <w:r w:rsidRPr="00960879">
        <w:rPr>
          <w:sz w:val="24"/>
          <w:szCs w:val="24"/>
        </w:rPr>
        <w:t>A solution will be posted after the due date.</w:t>
      </w:r>
    </w:p>
    <w:p w14:paraId="59B8F718" w14:textId="77777777" w:rsidR="000C1AD9" w:rsidRPr="00FD0EEC" w:rsidRDefault="000C1AD9" w:rsidP="00390B0F">
      <w:pPr>
        <w:pBdr>
          <w:bottom w:val="single" w:sz="6" w:space="1" w:color="auto"/>
        </w:pBdr>
        <w:snapToGrid w:val="0"/>
        <w:spacing w:before="240" w:after="240"/>
        <w:jc w:val="both"/>
        <w:rPr>
          <w:sz w:val="24"/>
          <w:szCs w:val="24"/>
        </w:rPr>
      </w:pPr>
    </w:p>
    <w:p w14:paraId="090BE198" w14:textId="33C86C64" w:rsidR="00DA765E" w:rsidDel="00F92902" w:rsidRDefault="00390B0F">
      <w:pPr>
        <w:pStyle w:val="a3"/>
        <w:numPr>
          <w:ilvl w:val="0"/>
          <w:numId w:val="51"/>
        </w:numPr>
        <w:ind w:left="0"/>
        <w:jc w:val="both"/>
        <w:rPr>
          <w:del w:id="1" w:author="Anne Lavergne" w:date="2018-11-01T12:38:00Z"/>
          <w:sz w:val="24"/>
          <w:szCs w:val="24"/>
        </w:rPr>
        <w:pPrChange w:id="2" w:author="Anne Lavergne" w:date="2018-11-01T12:38:00Z">
          <w:pPr>
            <w:pStyle w:val="a3"/>
            <w:adjustRightInd w:val="0"/>
            <w:snapToGrid w:val="0"/>
            <w:spacing w:after="240"/>
            <w:ind w:left="360"/>
            <w:contextualSpacing w:val="0"/>
          </w:pPr>
        </w:pPrChange>
      </w:pPr>
      <w:r>
        <w:rPr>
          <w:sz w:val="24"/>
          <w:szCs w:val="24"/>
        </w:rPr>
        <w:lastRenderedPageBreak/>
        <w:t>[7</w:t>
      </w:r>
      <w:r w:rsidR="00DA765E" w:rsidRPr="00D13B4B">
        <w:rPr>
          <w:sz w:val="24"/>
          <w:szCs w:val="24"/>
          <w:rPrChange w:id="3" w:author="Anne Lavergne" w:date="2018-11-01T12:38:00Z">
            <w:rPr/>
          </w:rPrChange>
        </w:rPr>
        <w:t xml:space="preserve"> marks</w:t>
      </w:r>
      <w:r w:rsidR="007577FC">
        <w:rPr>
          <w:sz w:val="24"/>
          <w:szCs w:val="24"/>
        </w:rPr>
        <w:t xml:space="preserve">] </w:t>
      </w:r>
      <w:r w:rsidR="007577FC">
        <w:rPr>
          <w:color w:val="000000" w:themeColor="text1"/>
          <w:sz w:val="24"/>
          <w:szCs w:val="24"/>
          <w:lang w:val="en-CA"/>
        </w:rPr>
        <w:t>Another look at recursion</w:t>
      </w:r>
      <w:r w:rsidR="007577FC" w:rsidRPr="00441A59">
        <w:rPr>
          <w:color w:val="000000" w:themeColor="text1"/>
          <w:sz w:val="24"/>
          <w:szCs w:val="24"/>
          <w:lang w:val="en-CA"/>
        </w:rPr>
        <w:t xml:space="preserve"> in x86-64 assembly code</w:t>
      </w:r>
    </w:p>
    <w:p w14:paraId="48F07C60" w14:textId="77777777" w:rsidR="00F92902" w:rsidRPr="00D13B4B" w:rsidRDefault="00F92902">
      <w:pPr>
        <w:pStyle w:val="a3"/>
        <w:numPr>
          <w:ilvl w:val="0"/>
          <w:numId w:val="7"/>
        </w:numPr>
        <w:spacing w:after="240"/>
        <w:contextualSpacing w:val="0"/>
        <w:jc w:val="both"/>
        <w:rPr>
          <w:ins w:id="4" w:author="Anne Lavergne" w:date="2018-11-01T13:06:00Z"/>
          <w:sz w:val="24"/>
          <w:szCs w:val="24"/>
          <w:rPrChange w:id="5" w:author="Anne Lavergne" w:date="2018-11-01T12:38:00Z">
            <w:rPr>
              <w:ins w:id="6" w:author="Anne Lavergne" w:date="2018-11-01T13:06:00Z"/>
            </w:rPr>
          </w:rPrChange>
        </w:rPr>
        <w:pPrChange w:id="7" w:author="Anne Lavergne" w:date="2018-11-01T12:38:00Z">
          <w:pPr>
            <w:adjustRightInd w:val="0"/>
            <w:snapToGrid w:val="0"/>
            <w:spacing w:after="240"/>
          </w:pPr>
        </w:pPrChange>
      </w:pPr>
    </w:p>
    <w:p w14:paraId="689DABAD" w14:textId="188E63BC" w:rsidR="00DA765E" w:rsidRPr="003E5547" w:rsidRDefault="003E5547">
      <w:pPr>
        <w:spacing w:after="240"/>
        <w:ind w:left="360"/>
        <w:jc w:val="both"/>
        <w:rPr>
          <w:sz w:val="24"/>
          <w:szCs w:val="24"/>
        </w:rPr>
        <w:pPrChange w:id="8" w:author="Anne Lavergne" w:date="2018-11-01T13:06:00Z">
          <w:pPr>
            <w:pStyle w:val="a3"/>
            <w:adjustRightInd w:val="0"/>
            <w:snapToGrid w:val="0"/>
            <w:spacing w:after="240"/>
            <w:ind w:left="360"/>
            <w:contextualSpacing w:val="0"/>
          </w:pPr>
        </w:pPrChange>
      </w:pPr>
      <w:r>
        <w:rPr>
          <w:sz w:val="24"/>
          <w:szCs w:val="24"/>
        </w:rPr>
        <w:t xml:space="preserve">Consider the following recursive implementation of the function factorial </w:t>
      </w:r>
      <w:r w:rsidRPr="00645D5E">
        <w:rPr>
          <w:rFonts w:ascii="Courier New" w:hAnsi="Courier New" w:cs="Courier New"/>
          <w:sz w:val="24"/>
        </w:rPr>
        <w:t>fact</w:t>
      </w:r>
      <w:r w:rsidRPr="003E554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written in </w:t>
      </w:r>
      <w:r w:rsidR="00645D5E" w:rsidRPr="003E5547">
        <w:rPr>
          <w:sz w:val="24"/>
          <w:szCs w:val="24"/>
        </w:rPr>
        <w:t>x86-64</w:t>
      </w:r>
      <w:r>
        <w:rPr>
          <w:sz w:val="24"/>
          <w:szCs w:val="24"/>
        </w:rPr>
        <w:t xml:space="preserve"> implementation</w:t>
      </w:r>
      <w:r w:rsidR="00645D5E" w:rsidRPr="003E5547">
        <w:rPr>
          <w:sz w:val="24"/>
          <w:szCs w:val="24"/>
        </w:rPr>
        <w:t>:</w:t>
      </w:r>
    </w:p>
    <w:p w14:paraId="29E911EA" w14:textId="5BB0A2A9" w:rsidR="00576DAF" w:rsidRDefault="00576DAF" w:rsidP="00390B0F">
      <w:pPr>
        <w:pStyle w:val="a3"/>
        <w:ind w:left="36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1  </w:t>
      </w:r>
      <w:r w:rsidR="00645D5E" w:rsidRPr="00645D5E">
        <w:rPr>
          <w:rFonts w:ascii="Courier New" w:hAnsi="Courier New" w:cs="Courier New"/>
          <w:sz w:val="24"/>
        </w:rPr>
        <w:t xml:space="preserve"># </w:t>
      </w:r>
      <w:r w:rsidR="001D539D">
        <w:rPr>
          <w:rFonts w:ascii="Courier New" w:hAnsi="Courier New" w:cs="Courier New"/>
          <w:sz w:val="24"/>
        </w:rPr>
        <w:t xml:space="preserve">fact(n): </w:t>
      </w:r>
      <w:r w:rsidR="00D432A4">
        <w:rPr>
          <w:rFonts w:ascii="Courier New" w:hAnsi="Courier New" w:cs="Courier New"/>
          <w:sz w:val="24"/>
        </w:rPr>
        <w:t xml:space="preserve">Buggy version </w:t>
      </w:r>
    </w:p>
    <w:p w14:paraId="00C4E2FD" w14:textId="51F7825C" w:rsidR="00576DAF" w:rsidRDefault="00576DAF" w:rsidP="00390B0F">
      <w:pPr>
        <w:pStyle w:val="a3"/>
        <w:ind w:left="1080" w:hanging="72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2 </w:t>
      </w:r>
      <w:r>
        <w:rPr>
          <w:rFonts w:ascii="Courier New" w:hAnsi="Courier New" w:cs="Courier New"/>
          <w:sz w:val="24"/>
        </w:rPr>
        <w:tab/>
      </w:r>
      <w:r w:rsidR="00645D5E" w:rsidRPr="00576DAF">
        <w:rPr>
          <w:rFonts w:ascii="Courier New" w:hAnsi="Courier New" w:cs="Courier New"/>
          <w:sz w:val="24"/>
        </w:rPr>
        <w:t>.globl fact</w:t>
      </w:r>
    </w:p>
    <w:p w14:paraId="263116C7" w14:textId="1F50D326" w:rsidR="00576DAF" w:rsidRDefault="00576DAF" w:rsidP="00390B0F">
      <w:pPr>
        <w:pStyle w:val="a3"/>
        <w:ind w:left="900" w:hanging="54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3  </w:t>
      </w:r>
      <w:r w:rsidR="00645D5E" w:rsidRPr="00576DAF">
        <w:rPr>
          <w:rFonts w:ascii="Courier New" w:hAnsi="Courier New" w:cs="Courier New"/>
          <w:sz w:val="24"/>
        </w:rPr>
        <w:t># n in edi</w:t>
      </w:r>
    </w:p>
    <w:p w14:paraId="1EFBCF34" w14:textId="7AC11678" w:rsidR="00576DAF" w:rsidRDefault="00576DAF" w:rsidP="00390B0F">
      <w:pPr>
        <w:pStyle w:val="a3"/>
        <w:ind w:left="900" w:hanging="54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4  </w:t>
      </w:r>
      <w:r w:rsidR="00645D5E" w:rsidRPr="00576DAF">
        <w:rPr>
          <w:rFonts w:ascii="Courier New" w:hAnsi="Courier New" w:cs="Courier New"/>
          <w:sz w:val="24"/>
        </w:rPr>
        <w:t>fact:</w:t>
      </w:r>
    </w:p>
    <w:p w14:paraId="59B08311" w14:textId="1D649EB0" w:rsidR="00576DAF" w:rsidRDefault="00576DAF" w:rsidP="00390B0F">
      <w:pPr>
        <w:pStyle w:val="a3"/>
        <w:ind w:left="1080" w:hanging="72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5</w:t>
      </w:r>
      <w:r>
        <w:rPr>
          <w:rFonts w:ascii="Courier New" w:hAnsi="Courier New" w:cs="Courier New"/>
          <w:sz w:val="24"/>
        </w:rPr>
        <w:tab/>
        <w:t>cmpl $1, %edi</w:t>
      </w:r>
    </w:p>
    <w:p w14:paraId="003D1E9C" w14:textId="77777777" w:rsidR="00576DAF" w:rsidRDefault="00576DAF" w:rsidP="00390B0F">
      <w:pPr>
        <w:pStyle w:val="a3"/>
        <w:ind w:left="1080" w:hanging="72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6</w:t>
      </w:r>
      <w:r>
        <w:rPr>
          <w:rFonts w:ascii="Courier New" w:hAnsi="Courier New" w:cs="Courier New"/>
          <w:sz w:val="24"/>
        </w:rPr>
        <w:tab/>
      </w:r>
      <w:r w:rsidR="00645D5E" w:rsidRPr="00576DAF">
        <w:rPr>
          <w:rFonts w:ascii="Courier New" w:hAnsi="Courier New" w:cs="Courier New"/>
          <w:sz w:val="24"/>
        </w:rPr>
        <w:t>jg endif</w:t>
      </w:r>
    </w:p>
    <w:p w14:paraId="589117EF" w14:textId="1BA610E2" w:rsidR="00576DAF" w:rsidRDefault="00576DAF" w:rsidP="00390B0F">
      <w:pPr>
        <w:pStyle w:val="a3"/>
        <w:ind w:left="1080" w:hanging="72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7</w:t>
      </w:r>
      <w:r>
        <w:rPr>
          <w:rFonts w:ascii="Courier New" w:hAnsi="Courier New" w:cs="Courier New"/>
          <w:sz w:val="24"/>
        </w:rPr>
        <w:tab/>
      </w:r>
      <w:r w:rsidR="00645D5E" w:rsidRPr="00576DAF">
        <w:rPr>
          <w:rFonts w:ascii="Courier New" w:hAnsi="Courier New" w:cs="Courier New"/>
          <w:sz w:val="24"/>
        </w:rPr>
        <w:t>movq $</w:t>
      </w:r>
      <w:r>
        <w:rPr>
          <w:rFonts w:ascii="Courier New" w:hAnsi="Courier New" w:cs="Courier New"/>
          <w:sz w:val="24"/>
        </w:rPr>
        <w:t>1, %rax</w:t>
      </w:r>
    </w:p>
    <w:p w14:paraId="2E76542F" w14:textId="0C7C5CE5" w:rsidR="00645D5E" w:rsidRPr="00576DAF" w:rsidRDefault="00576DAF" w:rsidP="00390B0F">
      <w:pPr>
        <w:pStyle w:val="a3"/>
        <w:ind w:left="1080" w:hanging="72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8</w:t>
      </w:r>
      <w:r>
        <w:rPr>
          <w:rFonts w:ascii="Courier New" w:hAnsi="Courier New" w:cs="Courier New"/>
          <w:sz w:val="24"/>
        </w:rPr>
        <w:tab/>
      </w:r>
      <w:r w:rsidR="00645D5E" w:rsidRPr="00576DAF">
        <w:rPr>
          <w:rFonts w:ascii="Courier New" w:hAnsi="Courier New" w:cs="Courier New"/>
          <w:sz w:val="24"/>
        </w:rPr>
        <w:t>ret</w:t>
      </w:r>
    </w:p>
    <w:p w14:paraId="47529E74" w14:textId="261863D7" w:rsidR="00576DAF" w:rsidRDefault="00576DAF" w:rsidP="00390B0F">
      <w:pPr>
        <w:pStyle w:val="a3"/>
        <w:ind w:left="36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9  </w:t>
      </w:r>
      <w:r w:rsidR="00645D5E" w:rsidRPr="00645D5E">
        <w:rPr>
          <w:rFonts w:ascii="Courier New" w:hAnsi="Courier New" w:cs="Courier New"/>
          <w:sz w:val="24"/>
        </w:rPr>
        <w:t>endif:</w:t>
      </w:r>
    </w:p>
    <w:p w14:paraId="016C755D" w14:textId="78C5B995" w:rsidR="00576DAF" w:rsidRDefault="00576DAF" w:rsidP="00390B0F">
      <w:pPr>
        <w:pStyle w:val="a3"/>
        <w:ind w:left="1170" w:hanging="81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10</w:t>
      </w:r>
      <w:r>
        <w:rPr>
          <w:rFonts w:ascii="Courier New" w:hAnsi="Courier New" w:cs="Courier New"/>
          <w:sz w:val="24"/>
        </w:rPr>
        <w:tab/>
      </w:r>
      <w:r w:rsidR="00F94A9A">
        <w:rPr>
          <w:rFonts w:ascii="Courier New" w:hAnsi="Courier New" w:cs="Courier New"/>
          <w:sz w:val="24"/>
        </w:rPr>
        <w:t xml:space="preserve">decl %edi </w:t>
      </w:r>
    </w:p>
    <w:p w14:paraId="4492B9CA" w14:textId="08939B21" w:rsidR="00576DAF" w:rsidRDefault="00576DAF" w:rsidP="00390B0F">
      <w:pPr>
        <w:pStyle w:val="a3"/>
        <w:ind w:left="1170" w:hanging="81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11</w:t>
      </w:r>
      <w:r w:rsidR="00F94A9A">
        <w:rPr>
          <w:rFonts w:ascii="Courier New" w:hAnsi="Courier New" w:cs="Courier New"/>
          <w:sz w:val="24"/>
        </w:rPr>
        <w:tab/>
        <w:t>pushq %rdi</w:t>
      </w:r>
    </w:p>
    <w:p w14:paraId="32EE79E1" w14:textId="777F077D" w:rsidR="00576DAF" w:rsidRDefault="00576DAF" w:rsidP="00390B0F">
      <w:pPr>
        <w:pStyle w:val="a3"/>
        <w:ind w:left="1170" w:hanging="81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12</w:t>
      </w:r>
      <w:r>
        <w:rPr>
          <w:rFonts w:ascii="Courier New" w:hAnsi="Courier New" w:cs="Courier New"/>
          <w:sz w:val="24"/>
        </w:rPr>
        <w:tab/>
        <w:t>call fact</w:t>
      </w:r>
    </w:p>
    <w:p w14:paraId="00C3E57C" w14:textId="494F2BD7" w:rsidR="00576DAF" w:rsidRDefault="00576DAF" w:rsidP="00390B0F">
      <w:pPr>
        <w:pStyle w:val="a3"/>
        <w:ind w:left="1170" w:hanging="81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13</w:t>
      </w:r>
      <w:r>
        <w:rPr>
          <w:rFonts w:ascii="Courier New" w:hAnsi="Courier New" w:cs="Courier New"/>
          <w:sz w:val="24"/>
        </w:rPr>
        <w:tab/>
        <w:t>imulq (%rsp), %rax</w:t>
      </w:r>
    </w:p>
    <w:p w14:paraId="36B77564" w14:textId="2D8FC349" w:rsidR="00576DAF" w:rsidRDefault="00576DAF" w:rsidP="00390B0F">
      <w:pPr>
        <w:pStyle w:val="a3"/>
        <w:ind w:left="1170" w:hanging="81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14</w:t>
      </w:r>
      <w:r>
        <w:rPr>
          <w:rFonts w:ascii="Courier New" w:hAnsi="Courier New" w:cs="Courier New"/>
          <w:sz w:val="24"/>
        </w:rPr>
        <w:tab/>
        <w:t>leaq 8(%rsp), %rsp</w:t>
      </w:r>
    </w:p>
    <w:p w14:paraId="3F9B1882" w14:textId="23674C07" w:rsidR="00576DAF" w:rsidRDefault="00576DAF" w:rsidP="00390B0F">
      <w:pPr>
        <w:pStyle w:val="a3"/>
        <w:ind w:left="1170" w:hanging="81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15</w:t>
      </w:r>
      <w:r>
        <w:rPr>
          <w:rFonts w:ascii="Courier New" w:hAnsi="Courier New" w:cs="Courier New"/>
          <w:sz w:val="24"/>
        </w:rPr>
        <w:tab/>
      </w:r>
      <w:r w:rsidR="00645D5E" w:rsidRPr="00576DAF">
        <w:rPr>
          <w:rFonts w:ascii="Courier New" w:hAnsi="Courier New" w:cs="Courier New"/>
          <w:sz w:val="24"/>
        </w:rPr>
        <w:t>popq %rdi</w:t>
      </w:r>
    </w:p>
    <w:p w14:paraId="09E7E712" w14:textId="7D1D69E5" w:rsidR="00645D5E" w:rsidRPr="00576DAF" w:rsidRDefault="00576DAF" w:rsidP="00390B0F">
      <w:pPr>
        <w:pStyle w:val="a3"/>
        <w:spacing w:after="360"/>
        <w:ind w:left="1166" w:hanging="806"/>
        <w:contextualSpacing w:val="0"/>
        <w:jc w:val="both"/>
        <w:rPr>
          <w:rFonts w:ascii="Courier New" w:hAnsi="Courier New" w:cs="Courier New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ED36D" wp14:editId="57397CA2">
                <wp:simplePos x="0" y="0"/>
                <wp:positionH relativeFrom="column">
                  <wp:posOffset>161925</wp:posOffset>
                </wp:positionH>
                <wp:positionV relativeFrom="paragraph">
                  <wp:posOffset>365760</wp:posOffset>
                </wp:positionV>
                <wp:extent cx="5676900" cy="13620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1362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414EF4C2" id="Rectangle 1" o:spid="_x0000_s1026" style="position:absolute;margin-left:12.75pt;margin-top:28.8pt;width:447pt;height:107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" filled="f" strokecolor="black [3213]" strokeweight="1pt"/>
            </w:pict>
          </mc:Fallback>
        </mc:AlternateContent>
      </w:r>
      <w:r>
        <w:rPr>
          <w:rFonts w:ascii="Courier New" w:hAnsi="Courier New" w:cs="Courier New"/>
          <w:sz w:val="24"/>
        </w:rPr>
        <w:t>16</w:t>
      </w:r>
      <w:r>
        <w:rPr>
          <w:rFonts w:ascii="Courier New" w:hAnsi="Courier New" w:cs="Courier New"/>
          <w:sz w:val="24"/>
        </w:rPr>
        <w:tab/>
      </w:r>
      <w:r w:rsidR="00645D5E" w:rsidRPr="00576DAF">
        <w:rPr>
          <w:rFonts w:ascii="Courier New" w:hAnsi="Courier New" w:cs="Courier New"/>
          <w:sz w:val="24"/>
        </w:rPr>
        <w:t>ret</w:t>
      </w:r>
    </w:p>
    <w:p w14:paraId="4602EF21" w14:textId="0B25A6C5" w:rsidR="003E5547" w:rsidRPr="00865C3C" w:rsidRDefault="00865C3C" w:rsidP="00390B0F">
      <w:pPr>
        <w:spacing w:after="120"/>
        <w:ind w:left="360"/>
        <w:jc w:val="both"/>
        <w:rPr>
          <w:sz w:val="24"/>
          <w:szCs w:val="24"/>
          <w:u w:val="single"/>
        </w:rPr>
      </w:pPr>
      <w:r w:rsidRPr="00865C3C">
        <w:rPr>
          <w:sz w:val="24"/>
          <w:szCs w:val="24"/>
          <w:u w:val="single"/>
        </w:rPr>
        <w:t>Refresher:</w:t>
      </w:r>
    </w:p>
    <w:p w14:paraId="4760B150" w14:textId="77777777" w:rsidR="00865C3C" w:rsidRDefault="00865C3C" w:rsidP="00390B0F">
      <w:pPr>
        <w:pStyle w:val="ab"/>
        <w:spacing w:before="0" w:beforeAutospacing="0" w:after="120" w:afterAutospacing="0"/>
        <w:ind w:left="360"/>
        <w:jc w:val="both"/>
        <w:rPr>
          <w:rFonts w:asciiTheme="minorHAnsi" w:hAnsiTheme="minorHAnsi" w:cstheme="minorHAnsi"/>
        </w:rPr>
      </w:pPr>
      <w:r w:rsidRPr="00865C3C">
        <w:rPr>
          <w:rFonts w:asciiTheme="minorHAnsi" w:hAnsiTheme="minorHAnsi" w:cstheme="minorHAnsi"/>
        </w:rPr>
        <w:t xml:space="preserve">Mathematically, the formula for </w:t>
      </w:r>
      <w:r>
        <w:rPr>
          <w:rFonts w:asciiTheme="minorHAnsi" w:hAnsiTheme="minorHAnsi" w:cstheme="minorHAnsi"/>
        </w:rPr>
        <w:t>a</w:t>
      </w:r>
      <w:r w:rsidRPr="00865C3C">
        <w:rPr>
          <w:rFonts w:asciiTheme="minorHAnsi" w:hAnsiTheme="minorHAnsi" w:cstheme="minorHAnsi"/>
        </w:rPr>
        <w:t xml:space="preserve"> factorial is as follows.</w:t>
      </w:r>
    </w:p>
    <w:p w14:paraId="13844A64" w14:textId="637F1C56" w:rsidR="00865C3C" w:rsidRPr="00865C3C" w:rsidRDefault="00865C3C" w:rsidP="00390B0F">
      <w:pPr>
        <w:pStyle w:val="ab"/>
        <w:spacing w:before="0" w:beforeAutospacing="0" w:after="120" w:afterAutospacing="0"/>
        <w:ind w:left="720"/>
        <w:jc w:val="both"/>
        <w:rPr>
          <w:rFonts w:asciiTheme="minorHAnsi" w:hAnsiTheme="minorHAnsi" w:cstheme="minorHAnsi"/>
        </w:rPr>
      </w:pPr>
      <w:r w:rsidRPr="00865C3C">
        <w:rPr>
          <w:rFonts w:asciiTheme="minorHAnsi" w:hAnsiTheme="minorHAnsi" w:cstheme="minorHAnsi"/>
        </w:rPr>
        <w:t xml:space="preserve">If </w:t>
      </w:r>
      <w:r w:rsidRPr="00865C3C">
        <w:rPr>
          <w:rFonts w:asciiTheme="minorHAnsi" w:hAnsiTheme="minorHAnsi" w:cstheme="minorHAnsi"/>
          <w:i/>
          <w:iCs/>
        </w:rPr>
        <w:t>n</w:t>
      </w:r>
      <w:r w:rsidRPr="00865C3C">
        <w:rPr>
          <w:rFonts w:asciiTheme="minorHAnsi" w:hAnsiTheme="minorHAnsi" w:cstheme="minorHAnsi"/>
        </w:rPr>
        <w:t xml:space="preserve"> is an integer greater than or equal to 1, then</w:t>
      </w:r>
    </w:p>
    <w:p w14:paraId="5526AD60" w14:textId="202CF996" w:rsidR="00865C3C" w:rsidRDefault="00865C3C" w:rsidP="00390B0F">
      <w:pPr>
        <w:pStyle w:val="ab"/>
        <w:spacing w:before="0" w:beforeAutospacing="0" w:after="120" w:afterAutospacing="0"/>
        <w:ind w:left="1440"/>
        <w:jc w:val="both"/>
        <w:rPr>
          <w:rFonts w:asciiTheme="minorHAnsi" w:hAnsiTheme="minorHAnsi" w:cstheme="minorHAnsi"/>
        </w:rPr>
      </w:pPr>
      <w:r w:rsidRPr="00865C3C">
        <w:rPr>
          <w:rFonts w:asciiTheme="minorHAnsi" w:hAnsiTheme="minorHAnsi" w:cstheme="minorHAnsi"/>
          <w:i/>
          <w:iCs/>
        </w:rPr>
        <w:t>n</w:t>
      </w:r>
      <w:r w:rsidRPr="00865C3C">
        <w:rPr>
          <w:rFonts w:asciiTheme="minorHAnsi" w:hAnsiTheme="minorHAnsi" w:cstheme="minorHAnsi"/>
        </w:rPr>
        <w:t xml:space="preserve"> ! = </w:t>
      </w:r>
      <w:r w:rsidRPr="00865C3C">
        <w:rPr>
          <w:rFonts w:asciiTheme="minorHAnsi" w:hAnsiTheme="minorHAnsi" w:cstheme="minorHAnsi"/>
          <w:i/>
          <w:iCs/>
        </w:rPr>
        <w:t>n</w:t>
      </w:r>
      <w:r w:rsidRPr="00865C3C">
        <w:rPr>
          <w:rFonts w:asciiTheme="minorHAnsi" w:hAnsiTheme="minorHAnsi" w:cstheme="minorHAnsi"/>
        </w:rPr>
        <w:t xml:space="preserve"> ( </w:t>
      </w:r>
      <w:r w:rsidRPr="00865C3C">
        <w:rPr>
          <w:rFonts w:asciiTheme="minorHAnsi" w:hAnsiTheme="minorHAnsi" w:cstheme="minorHAnsi"/>
          <w:i/>
          <w:iCs/>
        </w:rPr>
        <w:t>n</w:t>
      </w:r>
      <w:r w:rsidRPr="00865C3C">
        <w:rPr>
          <w:rFonts w:asciiTheme="minorHAnsi" w:hAnsiTheme="minorHAnsi" w:cstheme="minorHAnsi"/>
        </w:rPr>
        <w:t xml:space="preserve"> - 1)( </w:t>
      </w:r>
      <w:r w:rsidRPr="00865C3C">
        <w:rPr>
          <w:rFonts w:asciiTheme="minorHAnsi" w:hAnsiTheme="minorHAnsi" w:cstheme="minorHAnsi"/>
          <w:i/>
          <w:iCs/>
        </w:rPr>
        <w:t>n</w:t>
      </w:r>
      <w:r w:rsidRPr="00865C3C">
        <w:rPr>
          <w:rFonts w:asciiTheme="minorHAnsi" w:hAnsiTheme="minorHAnsi" w:cstheme="minorHAnsi"/>
        </w:rPr>
        <w:t xml:space="preserve"> - 2)( </w:t>
      </w:r>
      <w:r w:rsidRPr="00865C3C">
        <w:rPr>
          <w:rFonts w:asciiTheme="minorHAnsi" w:hAnsiTheme="minorHAnsi" w:cstheme="minorHAnsi"/>
          <w:i/>
          <w:iCs/>
        </w:rPr>
        <w:t>n</w:t>
      </w:r>
      <w:r w:rsidRPr="00865C3C">
        <w:rPr>
          <w:rFonts w:asciiTheme="minorHAnsi" w:hAnsiTheme="minorHAnsi" w:cstheme="minorHAnsi"/>
        </w:rPr>
        <w:t xml:space="preserve"> - 3) ... (3)(2)(1)</w:t>
      </w:r>
    </w:p>
    <w:p w14:paraId="47D62DEA" w14:textId="4ED58033" w:rsidR="00865C3C" w:rsidRPr="00865C3C" w:rsidRDefault="00865C3C" w:rsidP="00390B0F">
      <w:pPr>
        <w:pStyle w:val="ab"/>
        <w:spacing w:before="0" w:beforeAutospacing="0" w:after="240" w:afterAutospacing="0"/>
        <w:ind w:left="720"/>
        <w:jc w:val="both"/>
        <w:rPr>
          <w:rFonts w:asciiTheme="minorHAnsi" w:hAnsiTheme="minorHAnsi" w:cstheme="minorHAnsi"/>
        </w:rPr>
      </w:pPr>
      <w:r w:rsidRPr="00865C3C">
        <w:rPr>
          <w:rFonts w:asciiTheme="minorHAnsi" w:hAnsiTheme="minorHAnsi" w:cstheme="minorHAnsi"/>
        </w:rPr>
        <w:t xml:space="preserve">If </w:t>
      </w:r>
      <w:r w:rsidRPr="00865C3C">
        <w:rPr>
          <w:rFonts w:asciiTheme="minorHAnsi" w:hAnsiTheme="minorHAnsi" w:cstheme="minorHAnsi"/>
          <w:i/>
          <w:iCs/>
        </w:rPr>
        <w:t>n</w:t>
      </w:r>
      <w:r w:rsidRPr="00865C3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= 0, </w:t>
      </w:r>
      <w:r w:rsidRPr="00865C3C">
        <w:rPr>
          <w:rFonts w:asciiTheme="minorHAnsi" w:hAnsiTheme="minorHAnsi" w:cstheme="minorHAnsi"/>
        </w:rPr>
        <w:t xml:space="preserve">then </w:t>
      </w:r>
      <w:r>
        <w:rPr>
          <w:rFonts w:asciiTheme="minorHAnsi" w:hAnsiTheme="minorHAnsi" w:cstheme="minorHAnsi"/>
          <w:i/>
          <w:iCs/>
        </w:rPr>
        <w:t>n</w:t>
      </w:r>
      <w:r w:rsidRPr="00865C3C">
        <w:rPr>
          <w:rFonts w:asciiTheme="minorHAnsi" w:hAnsiTheme="minorHAnsi" w:cstheme="minorHAnsi"/>
        </w:rPr>
        <w:t xml:space="preserve"> ! = </w:t>
      </w:r>
      <w:r w:rsidR="00F94A9A">
        <w:rPr>
          <w:rFonts w:asciiTheme="minorHAnsi" w:hAnsiTheme="minorHAnsi" w:cstheme="minorHAnsi"/>
        </w:rPr>
        <w:t>1.</w:t>
      </w:r>
    </w:p>
    <w:p w14:paraId="726D6DC5" w14:textId="4E57FAA2" w:rsidR="00AE5036" w:rsidRDefault="00237A7F" w:rsidP="00237A7F">
      <w:pPr>
        <w:spacing w:before="480" w:after="240"/>
        <w:ind w:left="360"/>
        <w:jc w:val="both"/>
        <w:rPr>
          <w:rFonts w:cstheme="minorHAnsi"/>
          <w:sz w:val="24"/>
        </w:rPr>
      </w:pPr>
      <w:r>
        <w:rPr>
          <w:sz w:val="24"/>
          <w:szCs w:val="24"/>
        </w:rPr>
        <w:t xml:space="preserve">Download the files </w:t>
      </w:r>
      <w:r w:rsidRPr="00237A7F">
        <w:rPr>
          <w:rFonts w:ascii="Courier New" w:hAnsi="Courier New" w:cs="Courier New"/>
          <w:sz w:val="24"/>
          <w:szCs w:val="24"/>
        </w:rPr>
        <w:t>main.c</w:t>
      </w:r>
      <w:r>
        <w:rPr>
          <w:sz w:val="24"/>
          <w:szCs w:val="24"/>
        </w:rPr>
        <w:t xml:space="preserve">, </w:t>
      </w:r>
      <w:r w:rsidRPr="00237A7F">
        <w:rPr>
          <w:rFonts w:ascii="Courier New" w:hAnsi="Courier New" w:cs="Courier New"/>
          <w:sz w:val="24"/>
          <w:szCs w:val="24"/>
        </w:rPr>
        <w:t>fact.s</w:t>
      </w:r>
      <w:r>
        <w:rPr>
          <w:sz w:val="24"/>
          <w:szCs w:val="24"/>
        </w:rPr>
        <w:t xml:space="preserve"> and </w:t>
      </w:r>
      <w:r w:rsidRPr="00237A7F">
        <w:rPr>
          <w:rFonts w:ascii="Courier New" w:hAnsi="Courier New" w:cs="Courier New"/>
          <w:sz w:val="24"/>
          <w:szCs w:val="24"/>
        </w:rPr>
        <w:t>makefile</w:t>
      </w:r>
      <w:r>
        <w:rPr>
          <w:sz w:val="24"/>
          <w:szCs w:val="24"/>
        </w:rPr>
        <w:t xml:space="preserve">. </w:t>
      </w:r>
      <w:r w:rsidR="00865C3C">
        <w:rPr>
          <w:sz w:val="24"/>
          <w:szCs w:val="24"/>
        </w:rPr>
        <w:t xml:space="preserve">When we compile and execute the above function </w:t>
      </w:r>
      <w:r w:rsidR="00865C3C" w:rsidRPr="00645D5E">
        <w:rPr>
          <w:rFonts w:ascii="Courier New" w:hAnsi="Courier New" w:cs="Courier New"/>
          <w:sz w:val="24"/>
        </w:rPr>
        <w:t>fact</w:t>
      </w:r>
      <w:r w:rsidR="00865C3C">
        <w:rPr>
          <w:sz w:val="24"/>
          <w:szCs w:val="24"/>
        </w:rPr>
        <w:t xml:space="preserve">, we get a </w:t>
      </w:r>
      <w:r w:rsidR="00865C3C">
        <w:rPr>
          <w:rFonts w:ascii="Courier New" w:hAnsi="Courier New" w:cs="Courier New"/>
          <w:sz w:val="24"/>
        </w:rPr>
        <w:t>segmentation fault</w:t>
      </w:r>
      <w:r w:rsidR="00865C3C" w:rsidRPr="00865C3C">
        <w:rPr>
          <w:rFonts w:cstheme="minorHAnsi"/>
          <w:sz w:val="24"/>
        </w:rPr>
        <w:t xml:space="preserve"> error.</w:t>
      </w:r>
      <w:r>
        <w:rPr>
          <w:rFonts w:cstheme="minorHAnsi"/>
          <w:sz w:val="24"/>
        </w:rPr>
        <w:t xml:space="preserve"> Verify that this is indeed the case.</w:t>
      </w:r>
    </w:p>
    <w:p w14:paraId="55BE55A7" w14:textId="4374C9C5" w:rsidR="001D539D" w:rsidRDefault="00865C3C" w:rsidP="00390B0F">
      <w:pPr>
        <w:spacing w:after="240"/>
        <w:ind w:left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Your task is to</w:t>
      </w:r>
      <w:r w:rsidR="00F94A9A">
        <w:rPr>
          <w:rFonts w:cstheme="minorHAnsi"/>
          <w:sz w:val="24"/>
        </w:rPr>
        <w:t xml:space="preserve"> debug the function so that it</w:t>
      </w:r>
      <w:r w:rsidR="001D539D">
        <w:rPr>
          <w:rFonts w:cstheme="minorHAnsi"/>
          <w:sz w:val="24"/>
        </w:rPr>
        <w:t xml:space="preserve"> produces the expected results.</w:t>
      </w:r>
    </w:p>
    <w:p w14:paraId="5D992B54" w14:textId="68EB6F8D" w:rsidR="00FC2D49" w:rsidRDefault="00F94A9A" w:rsidP="00390B0F">
      <w:pPr>
        <w:spacing w:after="240"/>
        <w:ind w:left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You are to do so </w:t>
      </w:r>
      <w:r w:rsidR="00865C3C">
        <w:rPr>
          <w:rFonts w:cstheme="minorHAnsi"/>
          <w:sz w:val="24"/>
        </w:rPr>
        <w:t>by hand tracing</w:t>
      </w:r>
      <w:r>
        <w:rPr>
          <w:rFonts w:cstheme="minorHAnsi"/>
          <w:sz w:val="24"/>
        </w:rPr>
        <w:t xml:space="preserve"> it</w:t>
      </w:r>
      <w:r w:rsidR="00865C3C">
        <w:rPr>
          <w:rFonts w:cstheme="minorHAnsi"/>
          <w:sz w:val="24"/>
        </w:rPr>
        <w:t xml:space="preserve"> with the test case</w:t>
      </w:r>
      <w:r w:rsidR="00576DAF">
        <w:rPr>
          <w:rFonts w:cstheme="minorHAnsi"/>
          <w:sz w:val="24"/>
        </w:rPr>
        <w:t xml:space="preserve"> n= 4</w:t>
      </w:r>
      <w:r w:rsidR="00FC2D49">
        <w:rPr>
          <w:rFonts w:cstheme="minorHAnsi"/>
          <w:sz w:val="24"/>
        </w:rPr>
        <w:t>. As you are hand tracing the function, you may want to draw</w:t>
      </w:r>
      <w:r w:rsidR="00865C3C">
        <w:rPr>
          <w:rFonts w:cstheme="minorHAnsi"/>
          <w:sz w:val="24"/>
        </w:rPr>
        <w:t xml:space="preserve"> its stack diagram</w:t>
      </w:r>
      <w:r>
        <w:rPr>
          <w:rFonts w:cstheme="minorHAnsi"/>
          <w:sz w:val="24"/>
        </w:rPr>
        <w:t xml:space="preserve"> and its register table</w:t>
      </w:r>
      <w:r w:rsidR="00FC2D49">
        <w:rPr>
          <w:rFonts w:cstheme="minorHAnsi"/>
          <w:sz w:val="24"/>
        </w:rPr>
        <w:t xml:space="preserve"> as this may help you visualize what is happening with the code.</w:t>
      </w:r>
      <w:r w:rsidR="00FC2D49" w:rsidRPr="00FC2D49">
        <w:rPr>
          <w:rFonts w:cstheme="minorHAnsi"/>
          <w:sz w:val="24"/>
        </w:rPr>
        <w:t xml:space="preserve"> </w:t>
      </w:r>
      <w:r w:rsidR="00FC2D49">
        <w:rPr>
          <w:rFonts w:cstheme="minorHAnsi"/>
          <w:sz w:val="24"/>
        </w:rPr>
        <w:t>You do not have to hand in your stack diagram/register table.</w:t>
      </w:r>
    </w:p>
    <w:p w14:paraId="3D9F1937" w14:textId="34C231CA" w:rsidR="00802D42" w:rsidRDefault="00802D42" w:rsidP="00802D42">
      <w:pPr>
        <w:spacing w:after="120"/>
        <w:ind w:left="360"/>
        <w:jc w:val="both"/>
        <w:rPr>
          <w:rFonts w:cstheme="minorHAnsi" w:hint="eastAsia"/>
          <w:color w:val="FF0000"/>
          <w:sz w:val="24"/>
        </w:rPr>
      </w:pPr>
      <w:r>
        <w:rPr>
          <w:rFonts w:cstheme="minorHAnsi" w:hint="eastAsia"/>
          <w:noProof/>
          <w:color w:val="FF0000"/>
          <w:sz w:val="24"/>
        </w:rPr>
        <w:lastRenderedPageBreak/>
        <w:drawing>
          <wp:anchor distT="0" distB="0" distL="114300" distR="114300" simplePos="0" relativeHeight="251699200" behindDoc="0" locked="0" layoutInCell="1" allowOverlap="1" wp14:anchorId="5EE98330" wp14:editId="0A9C99BA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9766935" cy="10171430"/>
            <wp:effectExtent l="0" t="0" r="12065" b="0"/>
            <wp:wrapTight wrapText="bothSides">
              <wp:wrapPolygon edited="0">
                <wp:start x="0" y="0"/>
                <wp:lineTo x="0" y="21522"/>
                <wp:lineTo x="21571" y="21522"/>
                <wp:lineTo x="21571" y="0"/>
                <wp:lineTo x="0" y="0"/>
              </wp:wrapPolygon>
            </wp:wrapTight>
            <wp:docPr id="7" name="图片 7" descr="../Library/Containers/com.tencent.xinWeChat/Data/Library/Application%20Support/com.tencent.xinWeChat/2.0b4.0.9/05a6426f585f6488a06fc98331e2803c/Message/MessageTemp/05a6426f585f6488a06fc98331e2803c/Image/191584570221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xinWeChat/Data/Library/Application%20Support/com.tencent.xinWeChat/2.0b4.0.9/05a6426f585f6488a06fc98331e2803c/Message/MessageTemp/05a6426f585f6488a06fc98331e2803c/Image/191584570221_.pic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6935" cy="1017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B8B1FB" w14:textId="67AA5AB1" w:rsidR="00645D5E" w:rsidRDefault="00784439" w:rsidP="00802D42">
      <w:pPr>
        <w:spacing w:after="12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[</w:t>
      </w:r>
      <w:r w:rsidR="00390B0F">
        <w:rPr>
          <w:sz w:val="24"/>
          <w:szCs w:val="24"/>
        </w:rPr>
        <w:t>13</w:t>
      </w:r>
      <w:r w:rsidR="00645D5E" w:rsidRPr="00D13B4B">
        <w:rPr>
          <w:sz w:val="24"/>
          <w:szCs w:val="24"/>
          <w:rPrChange w:id="9" w:author="Anne Lavergne" w:date="2018-11-01T12:38:00Z">
            <w:rPr/>
          </w:rPrChange>
        </w:rPr>
        <w:t xml:space="preserve"> marks] </w:t>
      </w:r>
      <w:del w:id="10" w:author="Anne Lavergne" w:date="2018-11-01T13:06:00Z">
        <w:r w:rsidR="00645D5E" w:rsidRPr="00D13B4B" w:rsidDel="00F92902">
          <w:rPr>
            <w:sz w:val="24"/>
            <w:szCs w:val="24"/>
            <w:rPrChange w:id="11" w:author="Anne Lavergne" w:date="2018-11-01T12:38:00Z">
              <w:rPr/>
            </w:rPrChange>
          </w:rPr>
          <w:delText xml:space="preserve">Manipulating floating point values </w:delText>
        </w:r>
      </w:del>
      <w:r>
        <w:rPr>
          <w:color w:val="000000" w:themeColor="text1"/>
          <w:sz w:val="24"/>
          <w:szCs w:val="24"/>
          <w:lang w:val="en-CA"/>
        </w:rPr>
        <w:t>Designing and evaluating instruction sets (ISA</w:t>
      </w:r>
      <w:r w:rsidR="00C302A1">
        <w:rPr>
          <w:sz w:val="24"/>
          <w:szCs w:val="24"/>
        </w:rPr>
        <w:t>)</w:t>
      </w:r>
    </w:p>
    <w:p w14:paraId="590EFAEE" w14:textId="52E05E25" w:rsidR="00EA5CCF" w:rsidRPr="00AA401D" w:rsidDel="00F92902" w:rsidRDefault="00EA5CCF" w:rsidP="00390B0F">
      <w:pPr>
        <w:pStyle w:val="a3"/>
        <w:spacing w:after="240"/>
        <w:ind w:left="360"/>
        <w:contextualSpacing w:val="0"/>
        <w:jc w:val="both"/>
        <w:rPr>
          <w:del w:id="12" w:author="Anne Lavergne" w:date="2018-11-01T12:38:00Z"/>
          <w:color w:val="0000FF"/>
          <w:sz w:val="24"/>
          <w:szCs w:val="24"/>
        </w:rPr>
      </w:pPr>
      <w:r w:rsidRPr="00AA401D">
        <w:rPr>
          <w:color w:val="0000FF"/>
          <w:sz w:val="24"/>
          <w:szCs w:val="24"/>
        </w:rPr>
        <w:t xml:space="preserve">Note: What you need to do in this question is </w:t>
      </w:r>
      <w:r w:rsidR="00AA401D" w:rsidRPr="00AA401D">
        <w:rPr>
          <w:color w:val="0000FF"/>
          <w:sz w:val="24"/>
          <w:szCs w:val="24"/>
        </w:rPr>
        <w:t>highlighted</w:t>
      </w:r>
      <w:r w:rsidRPr="00AA401D">
        <w:rPr>
          <w:color w:val="0000FF"/>
          <w:sz w:val="24"/>
          <w:szCs w:val="24"/>
        </w:rPr>
        <w:t xml:space="preserve"> in this blue colour.</w:t>
      </w:r>
    </w:p>
    <w:p w14:paraId="4090DCF0" w14:textId="77777777" w:rsidR="00645D5E" w:rsidRPr="00AA401D" w:rsidRDefault="00645D5E">
      <w:pPr>
        <w:pStyle w:val="a3"/>
        <w:spacing w:after="240"/>
        <w:ind w:left="360"/>
        <w:contextualSpacing w:val="0"/>
        <w:jc w:val="both"/>
        <w:rPr>
          <w:ins w:id="13" w:author="Anne Lavergne" w:date="2018-11-01T13:06:00Z"/>
          <w:color w:val="0000FF"/>
          <w:sz w:val="24"/>
          <w:szCs w:val="24"/>
          <w:rPrChange w:id="14" w:author="Anne Lavergne" w:date="2018-11-01T12:38:00Z">
            <w:rPr>
              <w:ins w:id="15" w:author="Anne Lavergne" w:date="2018-11-01T13:06:00Z"/>
            </w:rPr>
          </w:rPrChange>
        </w:rPr>
        <w:pPrChange w:id="16" w:author="Anne Lavergne" w:date="2018-11-01T12:38:00Z">
          <w:pPr>
            <w:adjustRightInd w:val="0"/>
            <w:snapToGrid w:val="0"/>
            <w:spacing w:after="240"/>
          </w:pPr>
        </w:pPrChange>
      </w:pPr>
    </w:p>
    <w:p w14:paraId="33561CCB" w14:textId="77777777" w:rsidR="000A6554" w:rsidRDefault="000A6554" w:rsidP="00390B0F">
      <w:pPr>
        <w:pStyle w:val="a3"/>
        <w:pBdr>
          <w:bottom w:val="single" w:sz="4" w:space="1" w:color="auto"/>
        </w:pBdr>
        <w:spacing w:after="360"/>
        <w:ind w:left="36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Instruction Set 1 – x295</w:t>
      </w:r>
    </w:p>
    <w:p w14:paraId="4B146F07" w14:textId="417457F7" w:rsidR="00EA5CCF" w:rsidRPr="00EA5CCF" w:rsidRDefault="00EA5CCF" w:rsidP="00390B0F">
      <w:pPr>
        <w:pStyle w:val="a3"/>
        <w:spacing w:before="360" w:after="240"/>
        <w:ind w:left="360"/>
        <w:contextualSpacing w:val="0"/>
        <w:jc w:val="both"/>
        <w:rPr>
          <w:rFonts w:cstheme="minorHAnsi"/>
          <w:b/>
          <w:sz w:val="24"/>
          <w:szCs w:val="24"/>
        </w:rPr>
      </w:pPr>
      <w:r w:rsidRPr="00EA5CCF">
        <w:rPr>
          <w:rFonts w:cstheme="minorHAnsi"/>
          <w:b/>
          <w:sz w:val="24"/>
          <w:szCs w:val="24"/>
        </w:rPr>
        <w:t>Description</w:t>
      </w:r>
      <w:r>
        <w:rPr>
          <w:rFonts w:cstheme="minorHAnsi"/>
          <w:b/>
          <w:sz w:val="24"/>
          <w:szCs w:val="24"/>
        </w:rPr>
        <w:t xml:space="preserve"> of ISA</w:t>
      </w:r>
    </w:p>
    <w:p w14:paraId="0186B670" w14:textId="3EE3FAAC" w:rsidR="00307D4C" w:rsidRDefault="00E1683A" w:rsidP="00390B0F">
      <w:pPr>
        <w:pStyle w:val="a3"/>
        <w:spacing w:before="240"/>
        <w:ind w:left="36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During our l</w:t>
      </w:r>
      <w:r w:rsidR="00307D4C">
        <w:rPr>
          <w:rFonts w:cstheme="minorHAnsi"/>
          <w:sz w:val="24"/>
          <w:szCs w:val="24"/>
        </w:rPr>
        <w:t xml:space="preserve">ectures </w:t>
      </w:r>
      <w:r w:rsidR="00FC2D49">
        <w:rPr>
          <w:rFonts w:cstheme="minorHAnsi"/>
          <w:sz w:val="24"/>
          <w:szCs w:val="24"/>
        </w:rPr>
        <w:t xml:space="preserve">22, </w:t>
      </w:r>
      <w:r w:rsidR="00C343DF">
        <w:rPr>
          <w:rFonts w:cstheme="minorHAnsi"/>
          <w:sz w:val="24"/>
          <w:szCs w:val="24"/>
        </w:rPr>
        <w:t>23 and 24</w:t>
      </w:r>
      <w:r w:rsidR="00307D4C">
        <w:rPr>
          <w:rFonts w:cstheme="minorHAnsi"/>
          <w:sz w:val="24"/>
          <w:szCs w:val="24"/>
        </w:rPr>
        <w:t xml:space="preserve">, we specified an instruction set architecture (ISA) </w:t>
      </w:r>
      <w:r w:rsidR="00FC2D49">
        <w:rPr>
          <w:rFonts w:cstheme="minorHAnsi"/>
          <w:sz w:val="24"/>
          <w:szCs w:val="24"/>
        </w:rPr>
        <w:t xml:space="preserve">called </w:t>
      </w:r>
      <w:r w:rsidR="00FC2D49" w:rsidRPr="00F42264">
        <w:rPr>
          <w:rFonts w:cstheme="minorHAnsi"/>
          <w:b/>
          <w:sz w:val="24"/>
          <w:szCs w:val="24"/>
        </w:rPr>
        <w:t>x295</w:t>
      </w:r>
      <w:r w:rsidR="00FC2D49">
        <w:rPr>
          <w:rFonts w:cstheme="minorHAnsi"/>
          <w:sz w:val="24"/>
          <w:szCs w:val="24"/>
        </w:rPr>
        <w:t xml:space="preserve">, </w:t>
      </w:r>
      <w:r w:rsidR="00307D4C">
        <w:rPr>
          <w:rFonts w:cstheme="minorHAnsi"/>
          <w:sz w:val="24"/>
          <w:szCs w:val="24"/>
        </w:rPr>
        <w:t>with the following components:</w:t>
      </w:r>
    </w:p>
    <w:p w14:paraId="6D3E6C34" w14:textId="77777777" w:rsidR="00307D4C" w:rsidRDefault="00233FF3" w:rsidP="00390B0F">
      <w:pPr>
        <w:pStyle w:val="a3"/>
        <w:numPr>
          <w:ilvl w:val="0"/>
          <w:numId w:val="48"/>
        </w:numPr>
        <w:spacing w:after="60"/>
        <w:ind w:left="1080"/>
        <w:contextualSpacing w:val="0"/>
        <w:jc w:val="both"/>
        <w:rPr>
          <w:rFonts w:cstheme="minorHAnsi"/>
          <w:sz w:val="24"/>
          <w:szCs w:val="24"/>
        </w:rPr>
      </w:pPr>
      <w:r w:rsidRPr="00307D4C">
        <w:rPr>
          <w:rFonts w:cstheme="minorHAnsi"/>
          <w:sz w:val="24"/>
          <w:szCs w:val="24"/>
        </w:rPr>
        <w:t>Memory model of the computer</w:t>
      </w:r>
    </w:p>
    <w:p w14:paraId="0AA8274C" w14:textId="16E0494F" w:rsidR="00307D4C" w:rsidRDefault="00307D4C" w:rsidP="00390B0F">
      <w:pPr>
        <w:pStyle w:val="a3"/>
        <w:numPr>
          <w:ilvl w:val="1"/>
          <w:numId w:val="48"/>
        </w:numPr>
        <w:spacing w:after="6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Size of external memory (RAM):</w:t>
      </w:r>
      <w:r w:rsidR="00233FF3" w:rsidRPr="00307D4C">
        <w:rPr>
          <w:rFonts w:cstheme="minorHAnsi"/>
          <w:sz w:val="24"/>
          <w:szCs w:val="24"/>
        </w:rPr>
        <w:t xml:space="preserve"> 2</w:t>
      </w:r>
      <w:r w:rsidR="00233FF3" w:rsidRPr="00307D4C">
        <w:rPr>
          <w:rFonts w:cstheme="minorHAnsi"/>
          <w:sz w:val="24"/>
          <w:szCs w:val="24"/>
          <w:vertAlign w:val="superscript"/>
        </w:rPr>
        <w:t>12</w:t>
      </w:r>
      <w:r w:rsidR="00233FF3" w:rsidRPr="00307D4C">
        <w:rPr>
          <w:rFonts w:cstheme="minorHAnsi"/>
          <w:sz w:val="24"/>
          <w:szCs w:val="24"/>
        </w:rPr>
        <w:t xml:space="preserve"> × 16</w:t>
      </w:r>
    </w:p>
    <w:p w14:paraId="71DEB42B" w14:textId="77777777" w:rsidR="00307D4C" w:rsidRDefault="00233FF3" w:rsidP="00390B0F">
      <w:pPr>
        <w:pStyle w:val="a3"/>
        <w:numPr>
          <w:ilvl w:val="1"/>
          <w:numId w:val="48"/>
        </w:numPr>
        <w:spacing w:after="60"/>
        <w:contextualSpacing w:val="0"/>
        <w:jc w:val="both"/>
        <w:rPr>
          <w:rFonts w:cstheme="minorHAnsi"/>
          <w:sz w:val="24"/>
          <w:szCs w:val="24"/>
        </w:rPr>
      </w:pPr>
      <w:r w:rsidRPr="00307D4C">
        <w:rPr>
          <w:rFonts w:cstheme="minorHAnsi"/>
          <w:sz w:val="24"/>
          <w:szCs w:val="24"/>
        </w:rPr>
        <w:t>Memory address: 12 bits</w:t>
      </w:r>
    </w:p>
    <w:p w14:paraId="5F4DC1F5" w14:textId="77777777" w:rsidR="00307D4C" w:rsidRDefault="00233FF3" w:rsidP="00390B0F">
      <w:pPr>
        <w:pStyle w:val="a3"/>
        <w:numPr>
          <w:ilvl w:val="1"/>
          <w:numId w:val="48"/>
        </w:numPr>
        <w:spacing w:after="60"/>
        <w:contextualSpacing w:val="0"/>
        <w:jc w:val="both"/>
        <w:rPr>
          <w:rFonts w:cstheme="minorHAnsi"/>
          <w:sz w:val="24"/>
          <w:szCs w:val="24"/>
        </w:rPr>
      </w:pPr>
      <w:r w:rsidRPr="00307D4C">
        <w:rPr>
          <w:rFonts w:cstheme="minorHAnsi"/>
          <w:sz w:val="24"/>
          <w:szCs w:val="24"/>
        </w:rPr>
        <w:t>Word size: 16 bits</w:t>
      </w:r>
    </w:p>
    <w:p w14:paraId="2D1F9A46" w14:textId="542B2FEB" w:rsidR="00307D4C" w:rsidRPr="00307D4C" w:rsidRDefault="00307D4C" w:rsidP="00390B0F">
      <w:pPr>
        <w:pStyle w:val="a3"/>
        <w:numPr>
          <w:ilvl w:val="1"/>
          <w:numId w:val="48"/>
        </w:numPr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Number of registers: 0</w:t>
      </w:r>
    </w:p>
    <w:p w14:paraId="6552DF45" w14:textId="77777777" w:rsidR="000A6554" w:rsidRDefault="00233FF3" w:rsidP="00390B0F">
      <w:pPr>
        <w:pStyle w:val="a3"/>
        <w:numPr>
          <w:ilvl w:val="0"/>
          <w:numId w:val="48"/>
        </w:numPr>
        <w:spacing w:after="60"/>
        <w:ind w:left="1080"/>
        <w:contextualSpacing w:val="0"/>
        <w:jc w:val="both"/>
        <w:rPr>
          <w:rFonts w:cstheme="minorHAnsi"/>
          <w:sz w:val="24"/>
          <w:szCs w:val="24"/>
        </w:rPr>
      </w:pPr>
      <w:r w:rsidRPr="000A6554">
        <w:rPr>
          <w:rFonts w:cstheme="minorHAnsi"/>
          <w:sz w:val="24"/>
          <w:szCs w:val="24"/>
        </w:rPr>
        <w:t>Instruction set</w:t>
      </w:r>
    </w:p>
    <w:p w14:paraId="0ACB8FAF" w14:textId="4E3F169A" w:rsidR="00307D4C" w:rsidRPr="000A6554" w:rsidRDefault="00307D4C" w:rsidP="00390B0F">
      <w:pPr>
        <w:pStyle w:val="a3"/>
        <w:numPr>
          <w:ilvl w:val="1"/>
          <w:numId w:val="48"/>
        </w:numPr>
        <w:spacing w:after="60"/>
        <w:contextualSpacing w:val="0"/>
        <w:jc w:val="both"/>
        <w:rPr>
          <w:rFonts w:cstheme="minorHAnsi"/>
          <w:sz w:val="24"/>
          <w:szCs w:val="24"/>
        </w:rPr>
      </w:pPr>
      <w:r w:rsidRPr="000A6554">
        <w:rPr>
          <w:rFonts w:cstheme="minorHAnsi"/>
          <w:sz w:val="24"/>
          <w:szCs w:val="24"/>
        </w:rPr>
        <w:t>Maximum number of instructions: 16</w:t>
      </w:r>
    </w:p>
    <w:p w14:paraId="696E307C" w14:textId="1922FDED" w:rsidR="00307D4C" w:rsidRDefault="00307D4C" w:rsidP="00390B0F">
      <w:pPr>
        <w:pStyle w:val="a3"/>
        <w:numPr>
          <w:ilvl w:val="1"/>
          <w:numId w:val="48"/>
        </w:numPr>
        <w:spacing w:after="6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Opcode size: 4 bits</w:t>
      </w:r>
      <w:r w:rsidR="00BC0A70">
        <w:rPr>
          <w:rFonts w:cstheme="minorHAnsi"/>
          <w:sz w:val="24"/>
          <w:szCs w:val="24"/>
        </w:rPr>
        <w:t xml:space="preserve"> (2</w:t>
      </w:r>
      <w:r w:rsidR="00BC0A70" w:rsidRPr="00BC0A70">
        <w:rPr>
          <w:rFonts w:cstheme="minorHAnsi"/>
          <w:sz w:val="24"/>
          <w:szCs w:val="24"/>
          <w:vertAlign w:val="superscript"/>
        </w:rPr>
        <w:t>4</w:t>
      </w:r>
      <w:r w:rsidR="00BC0A70">
        <w:rPr>
          <w:rFonts w:cstheme="minorHAnsi"/>
          <w:sz w:val="24"/>
          <w:szCs w:val="24"/>
        </w:rPr>
        <w:t xml:space="preserve"> = 16)</w:t>
      </w:r>
    </w:p>
    <w:p w14:paraId="2FD6773A" w14:textId="77777777" w:rsidR="00307D4C" w:rsidRDefault="00307D4C" w:rsidP="00390B0F">
      <w:pPr>
        <w:pStyle w:val="a3"/>
        <w:numPr>
          <w:ilvl w:val="1"/>
          <w:numId w:val="48"/>
        </w:numPr>
        <w:spacing w:after="6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Operand Model: </w:t>
      </w:r>
    </w:p>
    <w:p w14:paraId="28D5333F" w14:textId="43668167" w:rsidR="00307D4C" w:rsidRDefault="00307D4C" w:rsidP="00390B0F">
      <w:pPr>
        <w:pStyle w:val="a3"/>
        <w:numPr>
          <w:ilvl w:val="2"/>
          <w:numId w:val="48"/>
        </w:numPr>
        <w:spacing w:after="6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Memory (only)</w:t>
      </w:r>
      <w:r w:rsidR="00BC0A70">
        <w:rPr>
          <w:rFonts w:cstheme="minorHAnsi"/>
          <w:sz w:val="24"/>
          <w:szCs w:val="24"/>
        </w:rPr>
        <w:t xml:space="preserve"> – only memory locations </w:t>
      </w:r>
      <w:r w:rsidR="00445BC5">
        <w:rPr>
          <w:rFonts w:cstheme="minorHAnsi"/>
          <w:sz w:val="24"/>
          <w:szCs w:val="24"/>
        </w:rPr>
        <w:t>are operands, holding</w:t>
      </w:r>
      <w:r w:rsidR="00BC0A70">
        <w:rPr>
          <w:rFonts w:cstheme="minorHAnsi"/>
          <w:sz w:val="24"/>
          <w:szCs w:val="24"/>
        </w:rPr>
        <w:t xml:space="preserve"> values (no registers</w:t>
      </w:r>
      <w:r w:rsidR="00445BC5">
        <w:rPr>
          <w:rFonts w:cstheme="minorHAnsi"/>
          <w:sz w:val="24"/>
          <w:szCs w:val="24"/>
        </w:rPr>
        <w:t xml:space="preserve"> are used as operands</w:t>
      </w:r>
      <w:r w:rsidR="00BC0A70">
        <w:rPr>
          <w:rFonts w:cstheme="minorHAnsi"/>
          <w:sz w:val="24"/>
          <w:szCs w:val="24"/>
        </w:rPr>
        <w:t>)</w:t>
      </w:r>
    </w:p>
    <w:p w14:paraId="51F9E19C" w14:textId="1990BA65" w:rsidR="00307D4C" w:rsidRDefault="00307D4C" w:rsidP="00390B0F">
      <w:pPr>
        <w:pStyle w:val="a3"/>
        <w:numPr>
          <w:ilvl w:val="2"/>
          <w:numId w:val="48"/>
        </w:numPr>
        <w:spacing w:after="6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 operands</w:t>
      </w:r>
    </w:p>
    <w:p w14:paraId="51262695" w14:textId="748AC05F" w:rsidR="00307D4C" w:rsidRDefault="00307D4C" w:rsidP="00390B0F">
      <w:pPr>
        <w:pStyle w:val="a3"/>
        <w:numPr>
          <w:ilvl w:val="2"/>
          <w:numId w:val="48"/>
        </w:numPr>
        <w:spacing w:after="6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Operand order: D</w:t>
      </w:r>
      <w:r w:rsidR="00445BC5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st, Src</w:t>
      </w:r>
      <w:r w:rsidR="00445BC5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, Src</w:t>
      </w:r>
      <w:r w:rsidR="00445BC5">
        <w:rPr>
          <w:rFonts w:cstheme="minorHAnsi"/>
          <w:sz w:val="24"/>
          <w:szCs w:val="24"/>
        </w:rPr>
        <w:t>2</w:t>
      </w:r>
    </w:p>
    <w:p w14:paraId="4BC4DECE" w14:textId="3733D246" w:rsidR="00307D4C" w:rsidRDefault="00E1683A" w:rsidP="00390B0F">
      <w:pPr>
        <w:pStyle w:val="a3"/>
        <w:numPr>
          <w:ilvl w:val="1"/>
          <w:numId w:val="48"/>
        </w:numPr>
        <w:spacing w:after="6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Memory a</w:t>
      </w:r>
      <w:r w:rsidR="00307D4C">
        <w:rPr>
          <w:rFonts w:cstheme="minorHAnsi"/>
          <w:sz w:val="24"/>
          <w:szCs w:val="24"/>
        </w:rPr>
        <w:t>ddressing mode: Direct</w:t>
      </w:r>
    </w:p>
    <w:p w14:paraId="4B0A6A87" w14:textId="5062853A" w:rsidR="00307D4C" w:rsidRDefault="00307D4C" w:rsidP="00390B0F">
      <w:pPr>
        <w:pStyle w:val="a3"/>
        <w:numPr>
          <w:ilvl w:val="1"/>
          <w:numId w:val="48"/>
        </w:numPr>
        <w:spacing w:after="6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Instructions</w:t>
      </w:r>
      <w:r w:rsidR="00AB23C5">
        <w:rPr>
          <w:rFonts w:cstheme="minorHAnsi"/>
          <w:sz w:val="24"/>
          <w:szCs w:val="24"/>
        </w:rPr>
        <w:t xml:space="preserve"> (so far)</w:t>
      </w:r>
      <w:r>
        <w:rPr>
          <w:rFonts w:cstheme="minorHAnsi"/>
          <w:sz w:val="24"/>
          <w:szCs w:val="24"/>
        </w:rPr>
        <w:t xml:space="preserve">: </w:t>
      </w:r>
    </w:p>
    <w:p w14:paraId="3E73A805" w14:textId="3653A4EF" w:rsidR="00307D4C" w:rsidRPr="00BC0A70" w:rsidRDefault="00307D4C" w:rsidP="00390B0F">
      <w:pPr>
        <w:pStyle w:val="a3"/>
        <w:numPr>
          <w:ilvl w:val="2"/>
          <w:numId w:val="48"/>
        </w:numPr>
        <w:tabs>
          <w:tab w:val="left" w:pos="4320"/>
        </w:tabs>
        <w:spacing w:after="60"/>
        <w:contextualSpacing w:val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ADD</w:t>
      </w:r>
      <w:r w:rsidRPr="00307D4C">
        <w:rPr>
          <w:rFonts w:ascii="Courier New" w:hAnsi="Courier New" w:cs="Courier New"/>
          <w:sz w:val="24"/>
          <w:szCs w:val="24"/>
        </w:rPr>
        <w:t xml:space="preserve"> a,b,c</w:t>
      </w:r>
      <w:r w:rsidR="00BC0A70" w:rsidRPr="00BC0A70">
        <w:rPr>
          <w:rFonts w:cstheme="minorHAnsi"/>
          <w:sz w:val="24"/>
          <w:szCs w:val="24"/>
        </w:rPr>
        <w:tab/>
        <w:t>Meaning:</w:t>
      </w:r>
      <w:r w:rsidR="00BC0A70">
        <w:rPr>
          <w:rFonts w:cstheme="minorHAnsi"/>
          <w:sz w:val="24"/>
          <w:szCs w:val="24"/>
        </w:rPr>
        <w:t xml:space="preserve"> </w:t>
      </w:r>
      <w:r w:rsidR="00DC4E8F">
        <w:rPr>
          <w:rFonts w:ascii="Courier New" w:hAnsi="Courier New" w:cs="Courier New"/>
          <w:sz w:val="24"/>
          <w:szCs w:val="24"/>
        </w:rPr>
        <w:t>M[c]</w:t>
      </w:r>
      <w:r w:rsidR="00BC0A70" w:rsidRPr="00BC0A70">
        <w:rPr>
          <w:rFonts w:ascii="Courier New" w:hAnsi="Courier New" w:cs="Courier New"/>
          <w:sz w:val="24"/>
          <w:szCs w:val="24"/>
        </w:rPr>
        <w:t xml:space="preserve"> &lt;- M[a] + M[b]</w:t>
      </w:r>
    </w:p>
    <w:p w14:paraId="11242792" w14:textId="40B0747A" w:rsidR="00307D4C" w:rsidRPr="00BC0A70" w:rsidRDefault="00307D4C" w:rsidP="00390B0F">
      <w:pPr>
        <w:pStyle w:val="a3"/>
        <w:numPr>
          <w:ilvl w:val="2"/>
          <w:numId w:val="48"/>
        </w:numPr>
        <w:tabs>
          <w:tab w:val="left" w:pos="4320"/>
        </w:tabs>
        <w:spacing w:after="60"/>
        <w:contextualSpacing w:val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SUB a,b,c</w:t>
      </w:r>
      <w:r w:rsidR="00BC0A70" w:rsidRPr="00BC0A70">
        <w:rPr>
          <w:rFonts w:cstheme="minorHAnsi"/>
          <w:sz w:val="24"/>
          <w:szCs w:val="24"/>
        </w:rPr>
        <w:tab/>
        <w:t>Meaning:</w:t>
      </w:r>
      <w:r w:rsidR="00BC0A70">
        <w:rPr>
          <w:rFonts w:cstheme="minorHAnsi"/>
          <w:sz w:val="24"/>
          <w:szCs w:val="24"/>
        </w:rPr>
        <w:t xml:space="preserve"> </w:t>
      </w:r>
      <w:r w:rsidR="00DC4E8F">
        <w:rPr>
          <w:rFonts w:ascii="Courier New" w:hAnsi="Courier New" w:cs="Courier New"/>
          <w:sz w:val="24"/>
          <w:szCs w:val="24"/>
        </w:rPr>
        <w:t>M[c]</w:t>
      </w:r>
      <w:r w:rsidR="00BC0A70">
        <w:rPr>
          <w:rFonts w:ascii="Courier New" w:hAnsi="Courier New" w:cs="Courier New"/>
          <w:sz w:val="24"/>
          <w:szCs w:val="24"/>
        </w:rPr>
        <w:t xml:space="preserve"> &lt;- M[a] -</w:t>
      </w:r>
      <w:r w:rsidR="00BC0A70" w:rsidRPr="00BC0A70">
        <w:rPr>
          <w:rFonts w:ascii="Courier New" w:hAnsi="Courier New" w:cs="Courier New"/>
          <w:sz w:val="24"/>
          <w:szCs w:val="24"/>
        </w:rPr>
        <w:t xml:space="preserve"> M[b]</w:t>
      </w:r>
    </w:p>
    <w:p w14:paraId="39EE5988" w14:textId="79A8B980" w:rsidR="00307D4C" w:rsidRDefault="00307D4C" w:rsidP="00390B0F">
      <w:pPr>
        <w:pStyle w:val="a3"/>
        <w:numPr>
          <w:ilvl w:val="2"/>
          <w:numId w:val="48"/>
        </w:numPr>
        <w:tabs>
          <w:tab w:val="left" w:pos="4320"/>
        </w:tabs>
        <w:spacing w:after="60"/>
        <w:contextualSpacing w:val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MUL a,b,c</w:t>
      </w:r>
      <w:r w:rsidR="00BC0A70" w:rsidRPr="00BC0A70">
        <w:rPr>
          <w:rFonts w:cstheme="minorHAnsi"/>
          <w:sz w:val="24"/>
          <w:szCs w:val="24"/>
        </w:rPr>
        <w:tab/>
        <w:t>Meaning:</w:t>
      </w:r>
      <w:r w:rsidR="00BC0A70">
        <w:rPr>
          <w:rFonts w:cstheme="minorHAnsi"/>
          <w:sz w:val="24"/>
          <w:szCs w:val="24"/>
        </w:rPr>
        <w:t xml:space="preserve"> </w:t>
      </w:r>
      <w:r w:rsidR="00DC4E8F">
        <w:rPr>
          <w:rFonts w:ascii="Courier New" w:hAnsi="Courier New" w:cs="Courier New"/>
          <w:sz w:val="24"/>
          <w:szCs w:val="24"/>
        </w:rPr>
        <w:t>M[c]</w:t>
      </w:r>
      <w:r w:rsidR="00BC0A70">
        <w:rPr>
          <w:rFonts w:ascii="Courier New" w:hAnsi="Courier New" w:cs="Courier New"/>
          <w:sz w:val="24"/>
          <w:szCs w:val="24"/>
        </w:rPr>
        <w:t xml:space="preserve"> &lt;- M[a] *</w:t>
      </w:r>
      <w:r w:rsidR="00BC0A70" w:rsidRPr="00BC0A70">
        <w:rPr>
          <w:rFonts w:ascii="Courier New" w:hAnsi="Courier New" w:cs="Courier New"/>
          <w:sz w:val="24"/>
          <w:szCs w:val="24"/>
        </w:rPr>
        <w:t xml:space="preserve"> M[b]</w:t>
      </w:r>
    </w:p>
    <w:p w14:paraId="059BE09F" w14:textId="1D7F2F2E" w:rsidR="00BC0A70" w:rsidRPr="00BC0A70" w:rsidRDefault="00BC0A70" w:rsidP="00390B0F">
      <w:pPr>
        <w:pStyle w:val="a3"/>
        <w:numPr>
          <w:ilvl w:val="1"/>
          <w:numId w:val="48"/>
        </w:numPr>
        <w:tabs>
          <w:tab w:val="left" w:pos="4320"/>
        </w:tabs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Template</w:t>
      </w:r>
      <w:r w:rsidRPr="00BC0A70">
        <w:rPr>
          <w:rFonts w:cstheme="minorHAnsi"/>
          <w:sz w:val="24"/>
          <w:szCs w:val="24"/>
        </w:rPr>
        <w:t>:</w:t>
      </w:r>
    </w:p>
    <w:p w14:paraId="73FE6EB3" w14:textId="217CD6F1" w:rsidR="00BC0A70" w:rsidRPr="00BC0A70" w:rsidRDefault="00BC0A70" w:rsidP="00BC0A70">
      <w:pPr>
        <w:pStyle w:val="a3"/>
        <w:tabs>
          <w:tab w:val="left" w:pos="4320"/>
        </w:tabs>
        <w:ind w:left="21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B83204" wp14:editId="3733431B">
                <wp:simplePos x="0" y="0"/>
                <wp:positionH relativeFrom="column">
                  <wp:posOffset>123825</wp:posOffset>
                </wp:positionH>
                <wp:positionV relativeFrom="paragraph">
                  <wp:posOffset>20320</wp:posOffset>
                </wp:positionV>
                <wp:extent cx="647700" cy="2476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9BB36" w14:textId="711C32BD" w:rsidR="00233FF3" w:rsidRDefault="00233FF3">
                            <w:r>
                              <w:t>opcode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71B8320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9.75pt;margin-top:1.6pt;width:51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" fillcolor="white [3201]" strokeweight=".5pt">
                <v:textbox>
                  <w:txbxContent>
                    <w:p w14:paraId="0279BB36" w14:textId="711C32BD" w:rsidR="00233FF3" w:rsidRDefault="00233FF3">
                      <w:proofErr w:type="gramStart"/>
                      <w:r>
                        <w:t>opcode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BC2A2C" wp14:editId="655DA7BF">
                <wp:simplePos x="0" y="0"/>
                <wp:positionH relativeFrom="column">
                  <wp:posOffset>4772025</wp:posOffset>
                </wp:positionH>
                <wp:positionV relativeFrom="paragraph">
                  <wp:posOffset>20320</wp:posOffset>
                </wp:positionV>
                <wp:extent cx="1333500" cy="24765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DB707" w14:textId="1AAAABB9" w:rsidR="00233FF3" w:rsidRDefault="00445BC5" w:rsidP="00BC0A70">
                            <w:pPr>
                              <w:jc w:val="center"/>
                            </w:pPr>
                            <w:r>
                              <w:t>Src2</w:t>
                            </w:r>
                            <w:r w:rsidR="00233FF3">
                              <w:t xml:space="preserve"> (12 bits)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0BC2A2C" id="Text Box 11" o:spid="_x0000_s1027" type="#_x0000_t202" style="position:absolute;left:0;text-align:left;margin-left:375.75pt;margin-top:1.6pt;width:105pt;height:1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" fillcolor="white [3201]" strokeweight=".5pt">
                <v:textbox>
                  <w:txbxContent>
                    <w:p w14:paraId="755DB707" w14:textId="1AAAABB9" w:rsidR="00233FF3" w:rsidRDefault="00445BC5" w:rsidP="00BC0A70">
                      <w:pPr>
                        <w:jc w:val="center"/>
                      </w:pPr>
                      <w:r>
                        <w:t>Src2</w:t>
                      </w:r>
                      <w:r w:rsidR="00233FF3">
                        <w:t xml:space="preserve"> (12 bits)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042593" wp14:editId="556D8394">
                <wp:simplePos x="0" y="0"/>
                <wp:positionH relativeFrom="column">
                  <wp:posOffset>4124325</wp:posOffset>
                </wp:positionH>
                <wp:positionV relativeFrom="paragraph">
                  <wp:posOffset>20320</wp:posOffset>
                </wp:positionV>
                <wp:extent cx="647700" cy="24765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471048" w14:textId="3B0C4A41" w:rsidR="00233FF3" w:rsidRDefault="00233FF3" w:rsidP="00BC0A70">
                            <w:pPr>
                              <w:jc w:val="center"/>
                            </w:pPr>
                            <w:r>
                              <w:t>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7042593" id="Text Box 8" o:spid="_x0000_s1028" type="#_x0000_t202" style="position:absolute;left:0;text-align:left;margin-left:324.75pt;margin-top:1.6pt;width:51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" fillcolor="white [3201]" strokeweight=".5pt">
                <v:textbox>
                  <w:txbxContent>
                    <w:p w14:paraId="39471048" w14:textId="3B0C4A41" w:rsidR="00233FF3" w:rsidRDefault="00233FF3" w:rsidP="00BC0A70">
                      <w:pPr>
                        <w:jc w:val="center"/>
                      </w:pPr>
                      <w:r>
                        <w:t>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621E36" wp14:editId="4D4EAE0C">
                <wp:simplePos x="0" y="0"/>
                <wp:positionH relativeFrom="column">
                  <wp:posOffset>2771775</wp:posOffset>
                </wp:positionH>
                <wp:positionV relativeFrom="paragraph">
                  <wp:posOffset>18415</wp:posOffset>
                </wp:positionV>
                <wp:extent cx="1333500" cy="24765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B115F" w14:textId="656B06F1" w:rsidR="00233FF3" w:rsidRDefault="00445BC5" w:rsidP="00BC0A70">
                            <w:pPr>
                              <w:jc w:val="center"/>
                            </w:pPr>
                            <w:r>
                              <w:t>Src1</w:t>
                            </w:r>
                            <w:r w:rsidR="00233FF3">
                              <w:t xml:space="preserve"> (12 bits)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1621E36" id="Text Box 10" o:spid="_x0000_s1029" type="#_x0000_t202" style="position:absolute;left:0;text-align:left;margin-left:218.25pt;margin-top:1.45pt;width:105pt;height:1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" fillcolor="white [3201]" strokeweight=".5pt">
                <v:textbox>
                  <w:txbxContent>
                    <w:p w14:paraId="3D1B115F" w14:textId="656B06F1" w:rsidR="00233FF3" w:rsidRDefault="00445BC5" w:rsidP="00BC0A70">
                      <w:pPr>
                        <w:jc w:val="center"/>
                      </w:pPr>
                      <w:r>
                        <w:t>Src1</w:t>
                      </w:r>
                      <w:r w:rsidR="00233FF3">
                        <w:t xml:space="preserve"> (12 bits)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B641C1" wp14:editId="7416FB7B">
                <wp:simplePos x="0" y="0"/>
                <wp:positionH relativeFrom="column">
                  <wp:posOffset>771525</wp:posOffset>
                </wp:positionH>
                <wp:positionV relativeFrom="paragraph">
                  <wp:posOffset>20320</wp:posOffset>
                </wp:positionV>
                <wp:extent cx="1333500" cy="2476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A29615" w14:textId="04C63F3F" w:rsidR="00233FF3" w:rsidRDefault="00445BC5" w:rsidP="00BC0A70">
                            <w:pPr>
                              <w:jc w:val="center"/>
                            </w:pPr>
                            <w:r>
                              <w:t>Dest</w:t>
                            </w:r>
                            <w:r w:rsidR="00233FF3">
                              <w:t xml:space="preserve"> (12 bits)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AB641C1" id="Text Box 6" o:spid="_x0000_s1030" type="#_x0000_t202" style="position:absolute;left:0;text-align:left;margin-left:60.75pt;margin-top:1.6pt;width:10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" fillcolor="white [3201]" strokeweight=".5pt">
                <v:textbox>
                  <w:txbxContent>
                    <w:p w14:paraId="58A29615" w14:textId="04C63F3F" w:rsidR="00233FF3" w:rsidRDefault="00445BC5" w:rsidP="00BC0A70">
                      <w:pPr>
                        <w:jc w:val="center"/>
                      </w:pPr>
                      <w:proofErr w:type="spellStart"/>
                      <w:r>
                        <w:t>Dest</w:t>
                      </w:r>
                      <w:proofErr w:type="spellEnd"/>
                      <w:r w:rsidR="00233FF3">
                        <w:t xml:space="preserve"> (12 bits)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112CB0" wp14:editId="2FEA0A52">
                <wp:simplePos x="0" y="0"/>
                <wp:positionH relativeFrom="column">
                  <wp:posOffset>2124075</wp:posOffset>
                </wp:positionH>
                <wp:positionV relativeFrom="paragraph">
                  <wp:posOffset>20320</wp:posOffset>
                </wp:positionV>
                <wp:extent cx="647700" cy="24765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3A2B46" w14:textId="2303C136" w:rsidR="00233FF3" w:rsidRDefault="00233FF3" w:rsidP="00BC0A70">
                            <w:pPr>
                              <w:jc w:val="center"/>
                            </w:pPr>
                            <w:r>
                              <w:t>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D112CB0" id="Text Box 9" o:spid="_x0000_s1031" type="#_x0000_t202" style="position:absolute;left:0;text-align:left;margin-left:167.25pt;margin-top:1.6pt;width:51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" fillcolor="white [3201]" strokeweight=".5pt">
                <v:textbox>
                  <w:txbxContent>
                    <w:p w14:paraId="513A2B46" w14:textId="2303C136" w:rsidR="00233FF3" w:rsidRDefault="00233FF3" w:rsidP="00BC0A70">
                      <w:pPr>
                        <w:jc w:val="center"/>
                      </w:pPr>
                      <w:r>
                        <w:t>XXXX</w:t>
                      </w:r>
                    </w:p>
                  </w:txbxContent>
                </v:textbox>
              </v:shape>
            </w:pict>
          </mc:Fallback>
        </mc:AlternateContent>
      </w:r>
    </w:p>
    <w:p w14:paraId="16A4AD30" w14:textId="4B4D48D6" w:rsidR="00BC0A70" w:rsidRDefault="00BC0A70" w:rsidP="00390B0F">
      <w:pPr>
        <w:pStyle w:val="a3"/>
        <w:jc w:val="both"/>
        <w:rPr>
          <w:rFonts w:cstheme="minorHAnsi"/>
          <w:sz w:val="24"/>
          <w:szCs w:val="24"/>
        </w:rPr>
      </w:pPr>
    </w:p>
    <w:p w14:paraId="6EF00D23" w14:textId="590937AB" w:rsidR="00AA7FAD" w:rsidRDefault="00445BC5" w:rsidP="00390B0F">
      <w:pPr>
        <w:pStyle w:val="a3"/>
        <w:ind w:firstLine="72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</w:t>
      </w:r>
      <w:r w:rsidR="00AA7FAD">
        <w:rPr>
          <w:rFonts w:cstheme="minorHAnsi"/>
          <w:sz w:val="24"/>
          <w:szCs w:val="24"/>
        </w:rPr>
        <w:t>his template</w:t>
      </w:r>
      <w:r>
        <w:rPr>
          <w:rFonts w:cstheme="minorHAnsi"/>
          <w:sz w:val="24"/>
          <w:szCs w:val="24"/>
        </w:rPr>
        <w:t xml:space="preserve"> can be used to form all three instructions</w:t>
      </w:r>
      <w:r w:rsidR="00AA7FAD">
        <w:rPr>
          <w:rFonts w:cstheme="minorHAnsi"/>
          <w:sz w:val="24"/>
          <w:szCs w:val="24"/>
        </w:rPr>
        <w:t>.</w:t>
      </w:r>
    </w:p>
    <w:p w14:paraId="389B6A6D" w14:textId="1072766C" w:rsidR="000A6554" w:rsidRDefault="000A6554" w:rsidP="00390B0F">
      <w:pPr>
        <w:pStyle w:val="a3"/>
        <w:numPr>
          <w:ilvl w:val="0"/>
          <w:numId w:val="48"/>
        </w:numPr>
        <w:spacing w:before="160"/>
        <w:ind w:left="108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size : 16 bit</w:t>
      </w:r>
    </w:p>
    <w:p w14:paraId="6118800D" w14:textId="77777777" w:rsidR="00390B0F" w:rsidRDefault="00390B0F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br w:type="page"/>
      </w:r>
    </w:p>
    <w:p w14:paraId="07C2F2CC" w14:textId="0A4DADFD" w:rsidR="00907C42" w:rsidRPr="00907C42" w:rsidRDefault="00907C42" w:rsidP="00907C42">
      <w:pPr>
        <w:spacing w:before="360" w:after="240"/>
        <w:ind w:left="360"/>
        <w:rPr>
          <w:rFonts w:cstheme="minorHAnsi"/>
          <w:b/>
          <w:sz w:val="24"/>
          <w:szCs w:val="24"/>
        </w:rPr>
      </w:pPr>
      <w:r w:rsidRPr="00907C42">
        <w:rPr>
          <w:rFonts w:cstheme="minorHAnsi"/>
          <w:b/>
          <w:sz w:val="24"/>
          <w:szCs w:val="24"/>
        </w:rPr>
        <w:lastRenderedPageBreak/>
        <w:t>Evauation of ISA</w:t>
      </w:r>
    </w:p>
    <w:p w14:paraId="3909EF4E" w14:textId="6D0EDCDC" w:rsidR="00AB23C5" w:rsidRPr="000A6554" w:rsidRDefault="00AB23C5" w:rsidP="000A6554">
      <w:pPr>
        <w:pStyle w:val="a3"/>
        <w:spacing w:before="160"/>
        <w:ind w:left="360"/>
        <w:contextualSpacing w:val="0"/>
        <w:rPr>
          <w:rFonts w:cstheme="minorHAnsi"/>
          <w:sz w:val="24"/>
          <w:szCs w:val="24"/>
        </w:rPr>
      </w:pPr>
      <w:r w:rsidRPr="000A6554">
        <w:rPr>
          <w:rFonts w:cstheme="minorHAnsi"/>
          <w:sz w:val="24"/>
          <w:szCs w:val="24"/>
        </w:rPr>
        <w:t xml:space="preserve">We wrote the following C program using the instructions in this </w:t>
      </w:r>
      <w:r w:rsidR="00F42264" w:rsidRPr="00666C74">
        <w:rPr>
          <w:rFonts w:cstheme="minorHAnsi"/>
          <w:b/>
          <w:sz w:val="24"/>
          <w:szCs w:val="24"/>
        </w:rPr>
        <w:t>x295</w:t>
      </w:r>
      <w:r w:rsidR="00F42264">
        <w:rPr>
          <w:rFonts w:cstheme="minorHAnsi"/>
          <w:b/>
          <w:sz w:val="24"/>
          <w:szCs w:val="24"/>
        </w:rPr>
        <w:t xml:space="preserve"> </w:t>
      </w:r>
      <w:r w:rsidR="00F42264">
        <w:rPr>
          <w:rFonts w:cstheme="minorHAnsi"/>
          <w:sz w:val="24"/>
          <w:szCs w:val="24"/>
        </w:rPr>
        <w:t>instruction set: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55"/>
        <w:gridCol w:w="5395"/>
      </w:tblGrid>
      <w:tr w:rsidR="00AA7FAD" w:rsidRPr="00AA7FAD" w14:paraId="2F5F2877" w14:textId="77777777" w:rsidTr="00233FF3">
        <w:trPr>
          <w:trHeight w:val="576"/>
        </w:trPr>
        <w:tc>
          <w:tcPr>
            <w:tcW w:w="3955" w:type="dxa"/>
          </w:tcPr>
          <w:p w14:paraId="23738222" w14:textId="53E18509" w:rsidR="00AA7FAD" w:rsidRPr="00AA7FAD" w:rsidRDefault="00AA7FAD" w:rsidP="00AA7FAD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AA7FAD">
              <w:rPr>
                <w:rFonts w:cstheme="minorHAnsi"/>
                <w:b/>
                <w:sz w:val="24"/>
                <w:szCs w:val="24"/>
              </w:rPr>
              <w:t>C program</w:t>
            </w:r>
          </w:p>
        </w:tc>
        <w:tc>
          <w:tcPr>
            <w:tcW w:w="5395" w:type="dxa"/>
          </w:tcPr>
          <w:p w14:paraId="21540561" w14:textId="02B27221" w:rsidR="00AA7FAD" w:rsidRPr="00AA7FAD" w:rsidRDefault="00F4370A" w:rsidP="00AA7FAD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x</w:t>
            </w:r>
            <w:r w:rsidR="00AA7FAD" w:rsidRPr="00AA7FAD">
              <w:rPr>
                <w:rFonts w:cstheme="minorHAnsi"/>
                <w:b/>
                <w:sz w:val="24"/>
                <w:szCs w:val="24"/>
              </w:rPr>
              <w:t>295 program</w:t>
            </w:r>
          </w:p>
        </w:tc>
      </w:tr>
      <w:tr w:rsidR="00AA7FAD" w:rsidRPr="00AA7FAD" w14:paraId="010050B7" w14:textId="77777777" w:rsidTr="00233FF3">
        <w:trPr>
          <w:trHeight w:val="1152"/>
        </w:trPr>
        <w:tc>
          <w:tcPr>
            <w:tcW w:w="3955" w:type="dxa"/>
          </w:tcPr>
          <w:p w14:paraId="70A028FB" w14:textId="794ED075" w:rsidR="00AA7FAD" w:rsidRPr="00AA7FAD" w:rsidRDefault="00AA7FAD" w:rsidP="00AB23C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A7FAD">
              <w:rPr>
                <w:rFonts w:ascii="Courier New" w:hAnsi="Courier New" w:cs="Courier New"/>
                <w:sz w:val="24"/>
                <w:szCs w:val="24"/>
              </w:rPr>
              <w:t>z = (x + y) * (x – y)</w:t>
            </w:r>
          </w:p>
        </w:tc>
        <w:tc>
          <w:tcPr>
            <w:tcW w:w="5395" w:type="dxa"/>
          </w:tcPr>
          <w:p w14:paraId="7F63D3A4" w14:textId="25224EC5" w:rsidR="00AA7FAD" w:rsidRPr="00AA7FAD" w:rsidRDefault="00AA7FAD" w:rsidP="00AB23C5">
            <w:pPr>
              <w:rPr>
                <w:rFonts w:cstheme="minorHAnsi"/>
                <w:sz w:val="24"/>
                <w:szCs w:val="24"/>
                <w:lang w:val="fr-CA"/>
              </w:rPr>
            </w:pPr>
            <w:r>
              <w:rPr>
                <w:rFonts w:cstheme="minorHAnsi"/>
                <w:sz w:val="24"/>
                <w:szCs w:val="24"/>
                <w:lang w:val="fr-CA"/>
              </w:rPr>
              <w:t>ADD x, y, t</w:t>
            </w:r>
            <w:r w:rsidR="00521CCC">
              <w:rPr>
                <w:rFonts w:cstheme="minorHAnsi"/>
                <w:sz w:val="24"/>
                <w:szCs w:val="24"/>
                <w:lang w:val="fr-CA"/>
              </w:rPr>
              <w:t>mp</w:t>
            </w:r>
            <w:r w:rsidRPr="00AA7FAD">
              <w:rPr>
                <w:rFonts w:cstheme="minorHAnsi"/>
                <w:sz w:val="24"/>
                <w:szCs w:val="24"/>
                <w:lang w:val="fr-CA"/>
              </w:rPr>
              <w:t>1</w:t>
            </w:r>
          </w:p>
          <w:p w14:paraId="582B8E40" w14:textId="6C494031" w:rsidR="00AA7FAD" w:rsidRPr="00AA7FAD" w:rsidRDefault="00AA7FAD" w:rsidP="00AB23C5">
            <w:pPr>
              <w:rPr>
                <w:rFonts w:cstheme="minorHAnsi"/>
                <w:sz w:val="24"/>
                <w:szCs w:val="24"/>
                <w:lang w:val="fr-CA"/>
              </w:rPr>
            </w:pPr>
            <w:r>
              <w:rPr>
                <w:rFonts w:cstheme="minorHAnsi"/>
                <w:sz w:val="24"/>
                <w:szCs w:val="24"/>
                <w:lang w:val="fr-CA"/>
              </w:rPr>
              <w:t>SUB x, y, t</w:t>
            </w:r>
            <w:r w:rsidR="00521CCC">
              <w:rPr>
                <w:rFonts w:cstheme="minorHAnsi"/>
                <w:sz w:val="24"/>
                <w:szCs w:val="24"/>
                <w:lang w:val="fr-CA"/>
              </w:rPr>
              <w:t>mp</w:t>
            </w:r>
            <w:r w:rsidRPr="00AA7FAD">
              <w:rPr>
                <w:rFonts w:cstheme="minorHAnsi"/>
                <w:sz w:val="24"/>
                <w:szCs w:val="24"/>
                <w:lang w:val="fr-CA"/>
              </w:rPr>
              <w:t>2</w:t>
            </w:r>
          </w:p>
          <w:p w14:paraId="594BC7E3" w14:textId="60727564" w:rsidR="00AA7FAD" w:rsidRPr="00AA7FAD" w:rsidRDefault="00AA7FAD" w:rsidP="00AB23C5">
            <w:pPr>
              <w:rPr>
                <w:rFonts w:cstheme="minorHAnsi"/>
                <w:sz w:val="24"/>
                <w:szCs w:val="24"/>
              </w:rPr>
            </w:pPr>
            <w:r w:rsidRPr="00AA7FAD">
              <w:rPr>
                <w:rFonts w:cstheme="minorHAnsi"/>
                <w:sz w:val="24"/>
                <w:szCs w:val="24"/>
              </w:rPr>
              <w:t>MUL t</w:t>
            </w:r>
            <w:r w:rsidR="00521CCC">
              <w:rPr>
                <w:rFonts w:cstheme="minorHAnsi"/>
                <w:sz w:val="24"/>
                <w:szCs w:val="24"/>
              </w:rPr>
              <w:t>mp</w:t>
            </w:r>
            <w:r w:rsidRPr="00AA7FAD">
              <w:rPr>
                <w:rFonts w:cstheme="minorHAnsi"/>
                <w:sz w:val="24"/>
                <w:szCs w:val="24"/>
              </w:rPr>
              <w:t>1, t</w:t>
            </w:r>
            <w:r w:rsidR="00521CCC">
              <w:rPr>
                <w:rFonts w:cstheme="minorHAnsi"/>
                <w:sz w:val="24"/>
                <w:szCs w:val="24"/>
              </w:rPr>
              <w:t>mp</w:t>
            </w:r>
            <w:r w:rsidRPr="00AA7FAD">
              <w:rPr>
                <w:rFonts w:cstheme="minorHAnsi"/>
                <w:sz w:val="24"/>
                <w:szCs w:val="24"/>
              </w:rPr>
              <w:t>2, z</w:t>
            </w:r>
          </w:p>
          <w:p w14:paraId="4B511786" w14:textId="1C24E7DE" w:rsidR="00AA7FAD" w:rsidRPr="00AA7FAD" w:rsidRDefault="00AA7FAD" w:rsidP="00AB23C5">
            <w:pPr>
              <w:rPr>
                <w:rFonts w:cstheme="minorHAnsi"/>
                <w:sz w:val="24"/>
                <w:szCs w:val="24"/>
              </w:rPr>
            </w:pPr>
            <w:r w:rsidRPr="00AA7FAD">
              <w:rPr>
                <w:rFonts w:cstheme="minorHAnsi"/>
                <w:sz w:val="24"/>
                <w:szCs w:val="24"/>
              </w:rPr>
              <w:t>(where t</w:t>
            </w:r>
            <w:r w:rsidR="00521CCC">
              <w:rPr>
                <w:rFonts w:cstheme="minorHAnsi"/>
                <w:sz w:val="24"/>
                <w:szCs w:val="24"/>
              </w:rPr>
              <w:t>mp</w:t>
            </w:r>
            <w:r w:rsidRPr="00AA7FAD">
              <w:rPr>
                <w:rFonts w:cstheme="minorHAnsi"/>
                <w:sz w:val="24"/>
                <w:szCs w:val="24"/>
              </w:rPr>
              <w:t>1 and t</w:t>
            </w:r>
            <w:r w:rsidR="00521CCC">
              <w:rPr>
                <w:rFonts w:cstheme="minorHAnsi"/>
                <w:sz w:val="24"/>
                <w:szCs w:val="24"/>
              </w:rPr>
              <w:t>mp</w:t>
            </w:r>
            <w:r w:rsidRPr="00AA7FAD">
              <w:rPr>
                <w:rFonts w:cstheme="minorHAnsi"/>
                <w:sz w:val="24"/>
                <w:szCs w:val="24"/>
              </w:rPr>
              <w:t>2 are memory addre</w:t>
            </w:r>
            <w:r>
              <w:rPr>
                <w:rFonts w:cstheme="minorHAnsi"/>
                <w:sz w:val="24"/>
                <w:szCs w:val="24"/>
              </w:rPr>
              <w:t>sses holding temporary results)</w:t>
            </w:r>
          </w:p>
        </w:tc>
      </w:tr>
    </w:tbl>
    <w:p w14:paraId="7FBB2F1F" w14:textId="2C063BFD" w:rsidR="00AB23C5" w:rsidRPr="00EA5CCF" w:rsidRDefault="00AA7FAD" w:rsidP="00390B0F">
      <w:pPr>
        <w:pStyle w:val="a3"/>
        <w:numPr>
          <w:ilvl w:val="0"/>
          <w:numId w:val="53"/>
        </w:numPr>
        <w:spacing w:before="240" w:after="240"/>
        <w:jc w:val="both"/>
        <w:rPr>
          <w:rFonts w:cstheme="minorHAnsi"/>
          <w:sz w:val="24"/>
          <w:szCs w:val="24"/>
        </w:rPr>
      </w:pPr>
      <w:r w:rsidRPr="00EA5CCF">
        <w:rPr>
          <w:rFonts w:cstheme="minorHAnsi"/>
          <w:sz w:val="24"/>
          <w:szCs w:val="24"/>
        </w:rPr>
        <w:t>In order to evaluate our instruction set,</w:t>
      </w:r>
      <w:r w:rsidR="00F42264" w:rsidRPr="00EA5CCF">
        <w:rPr>
          <w:rFonts w:cstheme="minorHAnsi"/>
          <w:sz w:val="24"/>
          <w:szCs w:val="24"/>
        </w:rPr>
        <w:t xml:space="preserve"> we used the metric</w:t>
      </w:r>
      <w:r w:rsidRPr="00EA5CCF">
        <w:rPr>
          <w:rFonts w:cstheme="minorHAnsi"/>
          <w:sz w:val="24"/>
          <w:szCs w:val="24"/>
        </w:rPr>
        <w:t xml:space="preserve"> </w:t>
      </w:r>
      <w:r w:rsidR="00F42264" w:rsidRPr="00EA5CCF">
        <w:rPr>
          <w:rFonts w:cstheme="minorHAnsi"/>
          <w:sz w:val="24"/>
          <w:szCs w:val="24"/>
        </w:rPr>
        <w:t xml:space="preserve">called </w:t>
      </w:r>
      <w:r w:rsidR="00F42264" w:rsidRPr="00EA5CCF">
        <w:rPr>
          <w:rFonts w:cstheme="minorHAnsi"/>
          <w:color w:val="FF0000"/>
          <w:sz w:val="24"/>
          <w:szCs w:val="24"/>
        </w:rPr>
        <w:t>memory traffic</w:t>
      </w:r>
      <w:r w:rsidR="00F42264" w:rsidRPr="00EA5CCF">
        <w:rPr>
          <w:rFonts w:cstheme="minorHAnsi"/>
          <w:sz w:val="24"/>
          <w:szCs w:val="24"/>
        </w:rPr>
        <w:t xml:space="preserve">, i.e., </w:t>
      </w:r>
      <w:r w:rsidRPr="00EA5CCF">
        <w:rPr>
          <w:rFonts w:cstheme="minorHAnsi"/>
          <w:sz w:val="24"/>
          <w:szCs w:val="24"/>
        </w:rPr>
        <w:t>we counted the number of memory accesses our program (written in x295) made during its execution. In other words, we counted how many time the execution of our program required a word (16 bits) to be read from or written to memory.</w:t>
      </w:r>
    </w:p>
    <w:p w14:paraId="0CC91E8A" w14:textId="2C407369" w:rsidR="00AA7FAD" w:rsidRDefault="00AA7FAD" w:rsidP="00390B0F">
      <w:pPr>
        <w:spacing w:before="240" w:after="240"/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Note that we first did ascertain the fact that we were able to completely write the above C program using the instructions found in our </w:t>
      </w:r>
      <w:r w:rsidR="00F42264" w:rsidRPr="00666C74">
        <w:rPr>
          <w:rFonts w:cstheme="minorHAnsi"/>
          <w:b/>
          <w:sz w:val="24"/>
          <w:szCs w:val="24"/>
        </w:rPr>
        <w:t>x295</w:t>
      </w:r>
      <w:r w:rsidR="00F42264">
        <w:rPr>
          <w:rFonts w:cstheme="minorHAnsi"/>
          <w:b/>
          <w:sz w:val="24"/>
          <w:szCs w:val="24"/>
        </w:rPr>
        <w:t xml:space="preserve"> </w:t>
      </w:r>
      <w:r w:rsidR="00F42264">
        <w:rPr>
          <w:rFonts w:cstheme="minorHAnsi"/>
          <w:sz w:val="24"/>
          <w:szCs w:val="24"/>
        </w:rPr>
        <w:t>instruction set</w:t>
      </w:r>
      <w:r w:rsidR="00E0429A">
        <w:rPr>
          <w:rFonts w:cstheme="minorHAnsi"/>
          <w:sz w:val="24"/>
          <w:szCs w:val="24"/>
        </w:rPr>
        <w:t xml:space="preserve"> and </w:t>
      </w:r>
      <w:r w:rsidR="00E70471">
        <w:rPr>
          <w:rFonts w:cstheme="minorHAnsi"/>
          <w:sz w:val="24"/>
          <w:szCs w:val="24"/>
        </w:rPr>
        <w:t>hand tracing it allowed to ascertain that it would pr</w:t>
      </w:r>
      <w:r w:rsidR="00E0429A">
        <w:rPr>
          <w:rFonts w:cstheme="minorHAnsi"/>
          <w:sz w:val="24"/>
          <w:szCs w:val="24"/>
        </w:rPr>
        <w:t>oduce the expected result (</w:t>
      </w:r>
      <w:r w:rsidR="00E70471">
        <w:rPr>
          <w:rFonts w:cstheme="minorHAnsi"/>
          <w:sz w:val="24"/>
          <w:szCs w:val="24"/>
        </w:rPr>
        <w:t>e.g., test case: x = 3, y = 2, expected result: 5).</w:t>
      </w:r>
    </w:p>
    <w:p w14:paraId="370D5DD2" w14:textId="77777777" w:rsidR="00FA1388" w:rsidRDefault="00FA13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F4584BE" w14:textId="2B9966E6" w:rsidR="00E70471" w:rsidRDefault="00E70471" w:rsidP="00390B0F">
      <w:pPr>
        <w:spacing w:before="240" w:after="240"/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The table below show the results of our evaluation:</w:t>
      </w:r>
    </w:p>
    <w:tbl>
      <w:tblPr>
        <w:tblStyle w:val="a4"/>
        <w:tblW w:w="9350" w:type="dxa"/>
        <w:tblLook w:val="04A0" w:firstRow="1" w:lastRow="0" w:firstColumn="1" w:lastColumn="0" w:noHBand="0" w:noVBand="1"/>
      </w:tblPr>
      <w:tblGrid>
        <w:gridCol w:w="1681"/>
        <w:gridCol w:w="2562"/>
        <w:gridCol w:w="2592"/>
        <w:gridCol w:w="2515"/>
      </w:tblGrid>
      <w:tr w:rsidR="00F42264" w:rsidRPr="00521CCC" w14:paraId="0BFBB344" w14:textId="0C4BE184" w:rsidTr="00F42264">
        <w:tc>
          <w:tcPr>
            <w:tcW w:w="1681" w:type="dxa"/>
          </w:tcPr>
          <w:p w14:paraId="7A477F5D" w14:textId="0ABB32FF" w:rsidR="00F42264" w:rsidRPr="00521CCC" w:rsidRDefault="00F42264" w:rsidP="00521CCC">
            <w:pPr>
              <w:spacing w:before="240" w:after="24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Instructions of x295 program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7D9DB9A0" w14:textId="1989006C" w:rsidR="00F42264" w:rsidRPr="00521CCC" w:rsidRDefault="00F42264" w:rsidP="00F4370A">
            <w:pPr>
              <w:spacing w:before="240" w:after="24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21CCC">
              <w:rPr>
                <w:rFonts w:cstheme="minorHAnsi"/>
                <w:b/>
                <w:sz w:val="24"/>
                <w:szCs w:val="24"/>
              </w:rPr>
              <w:t>Fetch</w:t>
            </w:r>
          </w:p>
        </w:tc>
        <w:tc>
          <w:tcPr>
            <w:tcW w:w="5107" w:type="dxa"/>
            <w:gridSpan w:val="2"/>
          </w:tcPr>
          <w:p w14:paraId="3E8723DF" w14:textId="615B2D33" w:rsidR="00F42264" w:rsidRDefault="00F42264" w:rsidP="00521CCC">
            <w:pPr>
              <w:spacing w:before="240" w:after="24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E</w:t>
            </w:r>
            <w:r w:rsidRPr="00521CCC">
              <w:rPr>
                <w:rFonts w:cstheme="minorHAnsi"/>
                <w:b/>
                <w:sz w:val="24"/>
                <w:szCs w:val="24"/>
              </w:rPr>
              <w:t>xecute</w:t>
            </w:r>
          </w:p>
        </w:tc>
      </w:tr>
      <w:tr w:rsidR="00F42264" w14:paraId="744C90AF" w14:textId="552456E3" w:rsidTr="00EA5CCF">
        <w:tc>
          <w:tcPr>
            <w:tcW w:w="1681" w:type="dxa"/>
          </w:tcPr>
          <w:p w14:paraId="5218F3CB" w14:textId="7F3E471A" w:rsidR="00F42264" w:rsidRDefault="00F42264" w:rsidP="00F42264">
            <w:pPr>
              <w:spacing w:before="240" w:after="24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ADD x, y, tmp1</w:t>
            </w:r>
          </w:p>
        </w:tc>
        <w:tc>
          <w:tcPr>
            <w:tcW w:w="2562" w:type="dxa"/>
            <w:tcBorders>
              <w:bottom w:val="single" w:sz="4" w:space="0" w:color="auto"/>
              <w:right w:val="nil"/>
            </w:tcBorders>
          </w:tcPr>
          <w:p w14:paraId="55BA3580" w14:textId="59D80DF8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  <w:p w14:paraId="224DA683" w14:textId="1B1D7FBD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since the binary encoding of the ADD instruction is 3-word wide</w:t>
            </w:r>
          </w:p>
        </w:tc>
        <w:tc>
          <w:tcPr>
            <w:tcW w:w="2592" w:type="dxa"/>
          </w:tcPr>
          <w:p w14:paraId="2889822F" w14:textId="77777777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  <w:p w14:paraId="52B24F9E" w14:textId="3E540B22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since the ADD instruction requires the value of two operands read from memory</w:t>
            </w:r>
          </w:p>
        </w:tc>
        <w:tc>
          <w:tcPr>
            <w:tcW w:w="2515" w:type="dxa"/>
          </w:tcPr>
          <w:p w14:paraId="283E6B69" w14:textId="77777777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  <w:p w14:paraId="6E2638C6" w14:textId="7DAB6386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since the ADD instruction writes its result to memory</w:t>
            </w:r>
          </w:p>
        </w:tc>
      </w:tr>
      <w:tr w:rsidR="00F42264" w14:paraId="6A6FA516" w14:textId="4B5CFCDD" w:rsidTr="00EA5CCF">
        <w:tc>
          <w:tcPr>
            <w:tcW w:w="1681" w:type="dxa"/>
          </w:tcPr>
          <w:p w14:paraId="385784D5" w14:textId="6C7C9225" w:rsidR="00F42264" w:rsidRDefault="00F42264" w:rsidP="00F42264">
            <w:pPr>
              <w:spacing w:before="240" w:after="24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SUB x, y, tmp2</w:t>
            </w:r>
          </w:p>
        </w:tc>
        <w:tc>
          <w:tcPr>
            <w:tcW w:w="2562" w:type="dxa"/>
            <w:tcBorders>
              <w:bottom w:val="single" w:sz="4" w:space="0" w:color="auto"/>
              <w:right w:val="nil"/>
            </w:tcBorders>
          </w:tcPr>
          <w:p w14:paraId="739CDDF8" w14:textId="44A4B24E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  <w:p w14:paraId="108FB194" w14:textId="554885E9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since the binary encoding of the SUB instruction is 3-word wide</w:t>
            </w:r>
          </w:p>
        </w:tc>
        <w:tc>
          <w:tcPr>
            <w:tcW w:w="2592" w:type="dxa"/>
          </w:tcPr>
          <w:p w14:paraId="393BEAD3" w14:textId="77777777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  <w:p w14:paraId="675060FA" w14:textId="4AAC6177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since the SUB instruction requires the value of two operands read from memory</w:t>
            </w:r>
          </w:p>
        </w:tc>
        <w:tc>
          <w:tcPr>
            <w:tcW w:w="2515" w:type="dxa"/>
          </w:tcPr>
          <w:p w14:paraId="3315F75A" w14:textId="77777777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  <w:p w14:paraId="495D8AB8" w14:textId="6CBF1248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since the SUB instruction writes its result to memory</w:t>
            </w:r>
          </w:p>
        </w:tc>
      </w:tr>
      <w:tr w:rsidR="00F42264" w14:paraId="5C90342B" w14:textId="249F85EB" w:rsidTr="00EA5CCF">
        <w:tc>
          <w:tcPr>
            <w:tcW w:w="1681" w:type="dxa"/>
          </w:tcPr>
          <w:p w14:paraId="581D1DA6" w14:textId="161E49DA" w:rsidR="00F42264" w:rsidRDefault="00F42264" w:rsidP="00F42264">
            <w:pPr>
              <w:spacing w:before="240" w:after="24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MUL tmp1, tmp2, z</w:t>
            </w:r>
          </w:p>
        </w:tc>
        <w:tc>
          <w:tcPr>
            <w:tcW w:w="2562" w:type="dxa"/>
            <w:tcBorders>
              <w:right w:val="nil"/>
            </w:tcBorders>
          </w:tcPr>
          <w:p w14:paraId="6281CEBD" w14:textId="29E42E25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  <w:p w14:paraId="70074F48" w14:textId="518BD5A4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since the binary encoding of the MUL instruction is 3-word wide</w:t>
            </w:r>
          </w:p>
        </w:tc>
        <w:tc>
          <w:tcPr>
            <w:tcW w:w="2592" w:type="dxa"/>
          </w:tcPr>
          <w:p w14:paraId="5223F0A4" w14:textId="77777777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  <w:p w14:paraId="0AFAA18B" w14:textId="47D39852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since the MUL instruction requires the value of two operands read from memory</w:t>
            </w:r>
          </w:p>
        </w:tc>
        <w:tc>
          <w:tcPr>
            <w:tcW w:w="2515" w:type="dxa"/>
          </w:tcPr>
          <w:p w14:paraId="792D4525" w14:textId="77777777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  <w:p w14:paraId="16E15061" w14:textId="58C29958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since the MUL instruction writes its result to memory</w:t>
            </w:r>
          </w:p>
        </w:tc>
      </w:tr>
      <w:tr w:rsidR="00F42264" w14:paraId="40E9A1F1" w14:textId="5CD56211" w:rsidTr="00F42264">
        <w:tc>
          <w:tcPr>
            <w:tcW w:w="1681" w:type="dxa"/>
          </w:tcPr>
          <w:p w14:paraId="232E4CAF" w14:textId="31B1A127" w:rsidR="00F42264" w:rsidRDefault="00F42264" w:rsidP="00F42264">
            <w:pPr>
              <w:spacing w:before="240" w:after="24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Grand Total: 18</w:t>
            </w:r>
          </w:p>
        </w:tc>
        <w:tc>
          <w:tcPr>
            <w:tcW w:w="2562" w:type="dxa"/>
          </w:tcPr>
          <w:p w14:paraId="44713FE2" w14:textId="2B16DFEF" w:rsidR="00F42264" w:rsidRDefault="00F42264" w:rsidP="00AA7FAD">
            <w:pPr>
              <w:spacing w:before="240" w:after="24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Total:          9</w:t>
            </w:r>
          </w:p>
        </w:tc>
        <w:tc>
          <w:tcPr>
            <w:tcW w:w="5107" w:type="dxa"/>
            <w:gridSpan w:val="2"/>
          </w:tcPr>
          <w:p w14:paraId="35B98585" w14:textId="6E9C5965" w:rsidR="00F42264" w:rsidRDefault="00F42264" w:rsidP="00AA7FAD">
            <w:pPr>
              <w:spacing w:before="240" w:after="24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Total:         6                  +                          3</w:t>
            </w:r>
          </w:p>
        </w:tc>
      </w:tr>
    </w:tbl>
    <w:p w14:paraId="1E4F71DA" w14:textId="77777777" w:rsidR="00EA5CCF" w:rsidRDefault="00F42264" w:rsidP="00390B0F">
      <w:pPr>
        <w:pStyle w:val="a3"/>
        <w:numPr>
          <w:ilvl w:val="0"/>
          <w:numId w:val="53"/>
        </w:numPr>
        <w:spacing w:before="240"/>
        <w:contextualSpacing w:val="0"/>
        <w:jc w:val="both"/>
        <w:rPr>
          <w:rFonts w:cstheme="minorHAnsi"/>
          <w:sz w:val="24"/>
          <w:szCs w:val="24"/>
        </w:rPr>
      </w:pPr>
      <w:r w:rsidRPr="00EA5CCF">
        <w:rPr>
          <w:rFonts w:cstheme="minorHAnsi"/>
          <w:sz w:val="24"/>
          <w:szCs w:val="24"/>
        </w:rPr>
        <w:t xml:space="preserve">We also evaluated our instruction set using the metric called </w:t>
      </w:r>
      <w:r w:rsidRPr="00EA5CCF">
        <w:rPr>
          <w:rFonts w:cstheme="minorHAnsi"/>
          <w:color w:val="FF0000"/>
          <w:sz w:val="24"/>
          <w:szCs w:val="24"/>
        </w:rPr>
        <w:t>static code size</w:t>
      </w:r>
      <w:r w:rsidRPr="00EA5CCF">
        <w:rPr>
          <w:rFonts w:cstheme="minorHAnsi"/>
          <w:sz w:val="24"/>
          <w:szCs w:val="24"/>
        </w:rPr>
        <w:t>:</w:t>
      </w:r>
    </w:p>
    <w:p w14:paraId="3D316CBE" w14:textId="1C014F9B" w:rsidR="00EA5CCF" w:rsidRDefault="00EA5CCF" w:rsidP="00390B0F">
      <w:pPr>
        <w:pStyle w:val="a3"/>
        <w:numPr>
          <w:ilvl w:val="1"/>
          <w:numId w:val="48"/>
        </w:numPr>
        <w:spacing w:before="240"/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code size of our</w:t>
      </w:r>
      <w:r w:rsidR="00E1683A" w:rsidRPr="00EA5CCF">
        <w:rPr>
          <w:rFonts w:cstheme="minorHAnsi"/>
          <w:sz w:val="24"/>
          <w:szCs w:val="24"/>
        </w:rPr>
        <w:t xml:space="preserve"> x295 program</w:t>
      </w:r>
      <w:r>
        <w:rPr>
          <w:rFonts w:cstheme="minorHAnsi"/>
          <w:sz w:val="24"/>
          <w:szCs w:val="24"/>
        </w:rPr>
        <w:t xml:space="preserve"> is</w:t>
      </w:r>
      <w:r w:rsidR="00F42264" w:rsidRPr="00EA5CCF">
        <w:rPr>
          <w:rFonts w:cstheme="minorHAnsi"/>
          <w:sz w:val="24"/>
          <w:szCs w:val="24"/>
        </w:rPr>
        <w:t xml:space="preserve"> </w:t>
      </w:r>
      <w:r w:rsidR="00F42264" w:rsidRPr="00EA5CCF">
        <w:rPr>
          <w:rFonts w:cstheme="minorHAnsi"/>
          <w:color w:val="00B0F0"/>
          <w:sz w:val="24"/>
          <w:szCs w:val="24"/>
        </w:rPr>
        <w:t>3 instructions</w:t>
      </w:r>
    </w:p>
    <w:p w14:paraId="79F5304B" w14:textId="61E43C7C" w:rsidR="005360F1" w:rsidRPr="00EA5CCF" w:rsidRDefault="00EA5CCF" w:rsidP="00390B0F">
      <w:pPr>
        <w:pStyle w:val="a3"/>
        <w:numPr>
          <w:ilvl w:val="1"/>
          <w:numId w:val="48"/>
        </w:numPr>
        <w:spacing w:before="240"/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Since each instruction is 3-word long, the code size of our</w:t>
      </w:r>
      <w:r w:rsidRPr="00EA5CCF">
        <w:rPr>
          <w:rFonts w:cstheme="minorHAnsi"/>
          <w:sz w:val="24"/>
          <w:szCs w:val="24"/>
        </w:rPr>
        <w:t xml:space="preserve"> x295 program </w:t>
      </w:r>
      <w:r>
        <w:rPr>
          <w:rFonts w:cstheme="minorHAnsi"/>
          <w:sz w:val="24"/>
          <w:szCs w:val="24"/>
        </w:rPr>
        <w:t>is also</w:t>
      </w:r>
      <w:r w:rsidRPr="00EA5CCF">
        <w:rPr>
          <w:rFonts w:cstheme="minorHAnsi"/>
          <w:sz w:val="24"/>
          <w:szCs w:val="24"/>
        </w:rPr>
        <w:t xml:space="preserve"> </w:t>
      </w:r>
      <w:r w:rsidRPr="00EA5CCF">
        <w:rPr>
          <w:rFonts w:cstheme="minorHAnsi"/>
          <w:color w:val="00B0F0"/>
          <w:sz w:val="24"/>
          <w:szCs w:val="24"/>
        </w:rPr>
        <w:t>9 words</w:t>
      </w:r>
      <w:r>
        <w:rPr>
          <w:rFonts w:cstheme="minorHAnsi"/>
          <w:sz w:val="24"/>
          <w:szCs w:val="24"/>
        </w:rPr>
        <w:t>.</w:t>
      </w:r>
    </w:p>
    <w:p w14:paraId="04FEDC30" w14:textId="6E85B0F6" w:rsidR="00FA1388" w:rsidRDefault="00FA1388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br w:type="page"/>
      </w:r>
    </w:p>
    <w:p w14:paraId="2F069B66" w14:textId="1747A379" w:rsidR="00802D42" w:rsidRPr="00802D42" w:rsidRDefault="00802D42" w:rsidP="00802D42">
      <w:pPr>
        <w:pStyle w:val="a3"/>
        <w:spacing w:before="360" w:after="0"/>
        <w:ind w:left="1987" w:hanging="547"/>
        <w:contextualSpacing w:val="0"/>
        <w:jc w:val="both"/>
        <w:rPr>
          <w:rFonts w:cstheme="minorHAnsi" w:hint="eastAsia"/>
          <w:color w:val="0000FF"/>
          <w:sz w:val="24"/>
          <w:szCs w:val="24"/>
        </w:rPr>
      </w:pPr>
      <w:r>
        <w:rPr>
          <w:rFonts w:cstheme="minorHAnsi" w:hint="eastAsia"/>
          <w:noProof/>
          <w:color w:val="0000FF"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326AC2D0" wp14:editId="12E527AB">
            <wp:simplePos x="0" y="0"/>
            <wp:positionH relativeFrom="column">
              <wp:posOffset>-875665</wp:posOffset>
            </wp:positionH>
            <wp:positionV relativeFrom="paragraph">
              <wp:posOffset>0</wp:posOffset>
            </wp:positionV>
            <wp:extent cx="7734155" cy="9601200"/>
            <wp:effectExtent l="0" t="0" r="0" b="0"/>
            <wp:wrapTight wrapText="bothSides">
              <wp:wrapPolygon edited="0">
                <wp:start x="0" y="0"/>
                <wp:lineTo x="0" y="21543"/>
                <wp:lineTo x="21495" y="21543"/>
                <wp:lineTo x="21495" y="0"/>
                <wp:lineTo x="0" y="0"/>
              </wp:wrapPolygon>
            </wp:wrapTight>
            <wp:docPr id="3" name="图片 3" descr="../Library/Containers/com.tencent.xinWeChat/Data/Library/Application%20Support/com.tencent.xinWeChat/2.0b4.0.9/05a6426f585f6488a06fc98331e2803c/Message/MessageTemp/05a6426f585f6488a06fc98331e2803c/Image/201584570222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xinWeChat/Data/Library/Application%20Support/com.tencent.xinWeChat/2.0b4.0.9/05a6426f585f6488a06fc98331e2803c/Message/MessageTemp/05a6426f585f6488a06fc98331e2803c/Image/201584570222_.pic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155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F2867" w14:textId="1C8598E3" w:rsidR="00FA1388" w:rsidRDefault="00802D42">
      <w:pPr>
        <w:rPr>
          <w:rFonts w:cstheme="minorHAnsi"/>
          <w:color w:val="0000FF"/>
          <w:sz w:val="24"/>
          <w:szCs w:val="24"/>
        </w:rPr>
      </w:pPr>
      <w:r>
        <w:rPr>
          <w:rFonts w:cstheme="minorHAnsi"/>
          <w:noProof/>
          <w:color w:val="0000FF"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4C46EFF1" wp14:editId="3BCFE8E7">
            <wp:simplePos x="0" y="0"/>
            <wp:positionH relativeFrom="column">
              <wp:posOffset>-914309</wp:posOffset>
            </wp:positionH>
            <wp:positionV relativeFrom="paragraph">
              <wp:posOffset>0</wp:posOffset>
            </wp:positionV>
            <wp:extent cx="9260749" cy="11203940"/>
            <wp:effectExtent l="0" t="0" r="10795" b="0"/>
            <wp:wrapTight wrapText="bothSides">
              <wp:wrapPolygon edited="0">
                <wp:start x="0" y="0"/>
                <wp:lineTo x="0" y="21546"/>
                <wp:lineTo x="21566" y="21546"/>
                <wp:lineTo x="21566" y="0"/>
                <wp:lineTo x="0" y="0"/>
              </wp:wrapPolygon>
            </wp:wrapTight>
            <wp:docPr id="4" name="图片 4" descr="../Library/Containers/com.tencent.xinWeChat/Data/Library/Application%20Support/com.tencent.xinWeChat/2.0b4.0.9/05a6426f585f6488a06fc98331e2803c/Message/MessageTemp/05a6426f585f6488a06fc98331e2803c/Image/211584570223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xinWeChat/Data/Library/Application%20Support/com.tencent.xinWeChat/2.0b4.0.9/05a6426f585f6488a06fc98331e2803c/Message/MessageTemp/05a6426f585f6488a06fc98331e2803c/Image/211584570223_.pic_h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1837" cy="1120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388">
        <w:rPr>
          <w:rFonts w:cstheme="minorHAnsi"/>
          <w:color w:val="0000FF"/>
          <w:sz w:val="24"/>
          <w:szCs w:val="24"/>
        </w:rPr>
        <w:br w:type="page"/>
      </w:r>
    </w:p>
    <w:p w14:paraId="2CAB48CC" w14:textId="3AE4A6D7" w:rsidR="00CF43C4" w:rsidRDefault="008A1247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70E148DD" wp14:editId="423B5BFF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8395335" cy="9489440"/>
            <wp:effectExtent l="0" t="0" r="12065" b="10160"/>
            <wp:wrapTight wrapText="bothSides">
              <wp:wrapPolygon edited="0">
                <wp:start x="0" y="0"/>
                <wp:lineTo x="0" y="21565"/>
                <wp:lineTo x="21566" y="21565"/>
                <wp:lineTo x="21566" y="0"/>
                <wp:lineTo x="0" y="0"/>
              </wp:wrapPolygon>
            </wp:wrapTight>
            <wp:docPr id="13" name="图片 13" descr="../Library/Containers/com.tencent.xinWeChat/Data/Library/Application%20Support/com.tencent.xinWeChat/2.0b4.0.9/05a6426f585f6488a06fc98331e2803c/Message/MessageTemp/05a6426f585f6488a06fc98331e2803c/Image/221584570224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xinWeChat/Data/Library/Application%20Support/com.tencent.xinWeChat/2.0b4.0.9/05a6426f585f6488a06fc98331e2803c/Message/MessageTemp/05a6426f585f6488a06fc98331e2803c/Image/221584570224_.pic_h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5335" cy="948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3C4">
        <w:rPr>
          <w:rFonts w:cstheme="minorHAnsi"/>
          <w:i/>
          <w:sz w:val="24"/>
          <w:szCs w:val="24"/>
        </w:rPr>
        <w:br w:type="page"/>
      </w:r>
    </w:p>
    <w:p w14:paraId="7A450A91" w14:textId="3017ADE2" w:rsidR="008A1247" w:rsidRDefault="008A1247" w:rsidP="00390B0F">
      <w:pPr>
        <w:spacing w:before="360" w:after="240"/>
        <w:ind w:left="360"/>
        <w:jc w:val="both"/>
        <w:rPr>
          <w:rFonts w:cstheme="minorHAnsi" w:hint="eastAsia"/>
          <w:i/>
          <w:sz w:val="24"/>
          <w:szCs w:val="24"/>
        </w:rPr>
      </w:pPr>
      <w:r>
        <w:rPr>
          <w:rFonts w:cstheme="minorHAnsi" w:hint="eastAsia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701248" behindDoc="0" locked="0" layoutInCell="1" allowOverlap="1" wp14:anchorId="17768A33" wp14:editId="5CDE9F25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8281035" cy="9244511"/>
            <wp:effectExtent l="0" t="0" r="0" b="1270"/>
            <wp:wrapTight wrapText="bothSides">
              <wp:wrapPolygon edited="0">
                <wp:start x="0" y="0"/>
                <wp:lineTo x="0" y="21544"/>
                <wp:lineTo x="21532" y="21544"/>
                <wp:lineTo x="21532" y="0"/>
                <wp:lineTo x="0" y="0"/>
              </wp:wrapPolygon>
            </wp:wrapTight>
            <wp:docPr id="15" name="图片 15" descr="../Library/Containers/com.tencent.xinWeChat/Data/Library/Application%20Support/com.tencent.xinWeChat/2.0b4.0.9/05a6426f585f6488a06fc98331e2803c/Message/MessageTemp/05a6426f585f6488a06fc98331e2803c/Image/23158457022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Library/Containers/com.tencent.xinWeChat/Data/Library/Application%20Support/com.tencent.xinWeChat/2.0b4.0.9/05a6426f585f6488a06fc98331e2803c/Message/MessageTemp/05a6426f585f6488a06fc98331e2803c/Image/231584570225_.pic_h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1035" cy="924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36113" w14:textId="4FFAE935" w:rsidR="008A1247" w:rsidRDefault="008A1247" w:rsidP="00390B0F">
      <w:pPr>
        <w:spacing w:before="360" w:after="240"/>
        <w:ind w:left="360"/>
        <w:jc w:val="both"/>
        <w:rPr>
          <w:rFonts w:cstheme="minorHAnsi" w:hint="eastAsia"/>
          <w:i/>
          <w:sz w:val="24"/>
          <w:szCs w:val="24"/>
        </w:rPr>
      </w:pPr>
      <w:r>
        <w:rPr>
          <w:rFonts w:cstheme="minorHAnsi" w:hint="eastAsia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0" locked="0" layoutInCell="1" allowOverlap="1" wp14:anchorId="67D18585" wp14:editId="5EE0DD46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8852535" cy="9979297"/>
            <wp:effectExtent l="0" t="0" r="12065" b="3175"/>
            <wp:wrapTight wrapText="bothSides">
              <wp:wrapPolygon edited="0">
                <wp:start x="0" y="0"/>
                <wp:lineTo x="0" y="21552"/>
                <wp:lineTo x="21567" y="21552"/>
                <wp:lineTo x="21567" y="0"/>
                <wp:lineTo x="0" y="0"/>
              </wp:wrapPolygon>
            </wp:wrapTight>
            <wp:docPr id="16" name="图片 16" descr="../Library/Containers/com.tencent.xinWeChat/Data/Library/Application%20Support/com.tencent.xinWeChat/2.0b4.0.9/05a6426f585f6488a06fc98331e2803c/Message/MessageTemp/05a6426f585f6488a06fc98331e2803c/Image/241584570226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Library/Containers/com.tencent.xinWeChat/Data/Library/Application%20Support/com.tencent.xinWeChat/2.0b4.0.9/05a6426f585f6488a06fc98331e2803c/Message/MessageTemp/05a6426f585f6488a06fc98331e2803c/Image/241584570226_.pic_h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2535" cy="997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FEE3F" w14:textId="4589BA20" w:rsidR="008A1247" w:rsidRDefault="008A1247" w:rsidP="00390B0F">
      <w:pPr>
        <w:spacing w:before="360" w:after="240"/>
        <w:ind w:left="360"/>
        <w:jc w:val="both"/>
        <w:rPr>
          <w:rFonts w:cstheme="minorHAnsi" w:hint="eastAsia"/>
          <w:i/>
          <w:sz w:val="24"/>
          <w:szCs w:val="24"/>
        </w:rPr>
      </w:pPr>
      <w:r>
        <w:rPr>
          <w:rFonts w:cstheme="minorHAnsi" w:hint="eastAsia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536721DF" wp14:editId="083F5952">
            <wp:simplePos x="0" y="0"/>
            <wp:positionH relativeFrom="column">
              <wp:posOffset>-914400</wp:posOffset>
            </wp:positionH>
            <wp:positionV relativeFrom="paragraph">
              <wp:posOffset>121920</wp:posOffset>
            </wp:positionV>
            <wp:extent cx="8623935" cy="7203440"/>
            <wp:effectExtent l="0" t="0" r="12065" b="10160"/>
            <wp:wrapTight wrapText="bothSides">
              <wp:wrapPolygon edited="0">
                <wp:start x="0" y="0"/>
                <wp:lineTo x="0" y="21554"/>
                <wp:lineTo x="21567" y="21554"/>
                <wp:lineTo x="21567" y="0"/>
                <wp:lineTo x="0" y="0"/>
              </wp:wrapPolygon>
            </wp:wrapTight>
            <wp:docPr id="20" name="图片 20" descr="../Library/Containers/com.tencent.xinWeChat/Data/Library/Application%20Support/com.tencent.xinWeChat/2.0b4.0.9/05a6426f585f6488a06fc98331e2803c/Message/MessageTemp/05a6426f585f6488a06fc98331e2803c/Image/251584570227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Library/Containers/com.tencent.xinWeChat/Data/Library/Application%20Support/com.tencent.xinWeChat/2.0b4.0.9/05a6426f585f6488a06fc98331e2803c/Message/MessageTemp/05a6426f585f6488a06fc98331e2803c/Image/251584570227_.pic_h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935" cy="720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B7432" w14:textId="2BC87DAA" w:rsidR="008A1247" w:rsidRDefault="008A1247" w:rsidP="008A1247">
      <w:pPr>
        <w:spacing w:before="360" w:after="240"/>
        <w:ind w:left="360"/>
        <w:jc w:val="both"/>
        <w:rPr>
          <w:rFonts w:cstheme="minorHAnsi" w:hint="eastAsia"/>
          <w:i/>
          <w:sz w:val="24"/>
          <w:szCs w:val="24"/>
        </w:rPr>
      </w:pPr>
    </w:p>
    <w:sectPr w:rsidR="008A1247" w:rsidSect="00382BA9">
      <w:headerReference w:type="default" r:id="rId15"/>
      <w:pgSz w:w="12240" w:h="15840"/>
      <w:pgMar w:top="1440" w:right="1440" w:bottom="16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00BAAA" w14:textId="77777777" w:rsidR="005D5F5F" w:rsidRDefault="005D5F5F" w:rsidP="00D82EFD">
      <w:pPr>
        <w:spacing w:after="0" w:line="240" w:lineRule="auto"/>
      </w:pPr>
      <w:r>
        <w:separator/>
      </w:r>
    </w:p>
  </w:endnote>
  <w:endnote w:type="continuationSeparator" w:id="0">
    <w:p w14:paraId="01AC920D" w14:textId="77777777" w:rsidR="005D5F5F" w:rsidRDefault="005D5F5F" w:rsidP="00D82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6021E5" w14:textId="77777777" w:rsidR="005D5F5F" w:rsidRDefault="005D5F5F" w:rsidP="00D82EFD">
      <w:pPr>
        <w:spacing w:after="0" w:line="240" w:lineRule="auto"/>
      </w:pPr>
      <w:r>
        <w:separator/>
      </w:r>
    </w:p>
  </w:footnote>
  <w:footnote w:type="continuationSeparator" w:id="0">
    <w:p w14:paraId="30EF4E38" w14:textId="77777777" w:rsidR="005D5F5F" w:rsidRDefault="005D5F5F" w:rsidP="00D82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9B3F4B" w14:textId="1C1B0517" w:rsidR="00233FF3" w:rsidRDefault="00F4370A" w:rsidP="00782CC9">
    <w:pPr>
      <w:pStyle w:val="a5"/>
      <w:tabs>
        <w:tab w:val="clear" w:pos="4320"/>
        <w:tab w:val="clear" w:pos="8640"/>
        <w:tab w:val="right" w:pos="9356"/>
      </w:tabs>
      <w:jc w:val="right"/>
    </w:pPr>
    <w:r>
      <w:t>CMPT 295 – Spring 2020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70575"/>
    <w:multiLevelType w:val="hybridMultilevel"/>
    <w:tmpl w:val="B4103BCA"/>
    <w:lvl w:ilvl="0" w:tplc="0409000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970" w:hanging="360"/>
      </w:pPr>
      <w:rPr>
        <w:rFonts w:ascii="Wingdings" w:hAnsi="Wingdings" w:hint="default"/>
      </w:rPr>
    </w:lvl>
  </w:abstractNum>
  <w:abstractNum w:abstractNumId="1">
    <w:nsid w:val="01B23B95"/>
    <w:multiLevelType w:val="hybridMultilevel"/>
    <w:tmpl w:val="1772D390"/>
    <w:lvl w:ilvl="0" w:tplc="BE6E26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CD3405"/>
    <w:multiLevelType w:val="hybridMultilevel"/>
    <w:tmpl w:val="AB4C1E22"/>
    <w:lvl w:ilvl="0" w:tplc="0409000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3">
    <w:nsid w:val="034512C4"/>
    <w:multiLevelType w:val="hybridMultilevel"/>
    <w:tmpl w:val="E83C03C0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4">
    <w:nsid w:val="047A657C"/>
    <w:multiLevelType w:val="hybridMultilevel"/>
    <w:tmpl w:val="74E25E3A"/>
    <w:lvl w:ilvl="0" w:tplc="48BEF2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383333"/>
    <w:multiLevelType w:val="hybridMultilevel"/>
    <w:tmpl w:val="C832C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6661A2C"/>
    <w:multiLevelType w:val="hybridMultilevel"/>
    <w:tmpl w:val="9232F2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D9845A1"/>
    <w:multiLevelType w:val="hybridMultilevel"/>
    <w:tmpl w:val="D166EAEE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8">
    <w:nsid w:val="10F41EEE"/>
    <w:multiLevelType w:val="hybridMultilevel"/>
    <w:tmpl w:val="78DAA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562D84"/>
    <w:multiLevelType w:val="hybridMultilevel"/>
    <w:tmpl w:val="9D02DA28"/>
    <w:lvl w:ilvl="0" w:tplc="D2F22B5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20EDDF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1AAD52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448579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360545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20470F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574473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B42893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79EFFF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1390267B"/>
    <w:multiLevelType w:val="hybridMultilevel"/>
    <w:tmpl w:val="E0B89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6E7585A"/>
    <w:multiLevelType w:val="hybridMultilevel"/>
    <w:tmpl w:val="81F63A3E"/>
    <w:lvl w:ilvl="0" w:tplc="04090001">
      <w:start w:val="1"/>
      <w:numFmt w:val="bullet"/>
      <w:lvlText w:val=""/>
      <w:lvlJc w:val="left"/>
      <w:pPr>
        <w:ind w:left="1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8" w:hanging="360"/>
      </w:pPr>
      <w:rPr>
        <w:rFonts w:ascii="Wingdings" w:hAnsi="Wingdings" w:hint="default"/>
      </w:rPr>
    </w:lvl>
  </w:abstractNum>
  <w:abstractNum w:abstractNumId="12">
    <w:nsid w:val="17F54F9F"/>
    <w:multiLevelType w:val="hybridMultilevel"/>
    <w:tmpl w:val="A9604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6B094B"/>
    <w:multiLevelType w:val="hybridMultilevel"/>
    <w:tmpl w:val="591C0B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88E7A53"/>
    <w:multiLevelType w:val="hybridMultilevel"/>
    <w:tmpl w:val="272C4B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9FD0DC4"/>
    <w:multiLevelType w:val="hybridMultilevel"/>
    <w:tmpl w:val="71F404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A1059A6"/>
    <w:multiLevelType w:val="hybridMultilevel"/>
    <w:tmpl w:val="4ED6C350"/>
    <w:lvl w:ilvl="0" w:tplc="BE6E26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BE00EB"/>
    <w:multiLevelType w:val="hybridMultilevel"/>
    <w:tmpl w:val="59880EA8"/>
    <w:lvl w:ilvl="0" w:tplc="8A1026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F73F91"/>
    <w:multiLevelType w:val="hybridMultilevel"/>
    <w:tmpl w:val="EE5A9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081539"/>
    <w:multiLevelType w:val="hybridMultilevel"/>
    <w:tmpl w:val="A89E2ECC"/>
    <w:lvl w:ilvl="0" w:tplc="930013BE">
      <w:start w:val="1"/>
      <w:numFmt w:val="lowerLetter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400260"/>
    <w:multiLevelType w:val="hybridMultilevel"/>
    <w:tmpl w:val="9D9E597E"/>
    <w:lvl w:ilvl="0" w:tplc="F8B85F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2C77F1C"/>
    <w:multiLevelType w:val="hybridMultilevel"/>
    <w:tmpl w:val="F11C5BEA"/>
    <w:lvl w:ilvl="0" w:tplc="A9DAB8D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>
    <w:nsid w:val="43C05A4B"/>
    <w:multiLevelType w:val="hybridMultilevel"/>
    <w:tmpl w:val="847603C0"/>
    <w:lvl w:ilvl="0" w:tplc="4C46777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7F4721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50831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C14A5A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71A94C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850F33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9F0587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212AF8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FEE4DA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3">
    <w:nsid w:val="45050BA7"/>
    <w:multiLevelType w:val="hybridMultilevel"/>
    <w:tmpl w:val="875A136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4">
    <w:nsid w:val="452E477D"/>
    <w:multiLevelType w:val="hybridMultilevel"/>
    <w:tmpl w:val="86EEEF7E"/>
    <w:lvl w:ilvl="0" w:tplc="A61062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DA46B6"/>
    <w:multiLevelType w:val="hybridMultilevel"/>
    <w:tmpl w:val="CDD05E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97B2934"/>
    <w:multiLevelType w:val="hybridMultilevel"/>
    <w:tmpl w:val="F84C02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B845580"/>
    <w:multiLevelType w:val="hybridMultilevel"/>
    <w:tmpl w:val="D1B0F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B88640B"/>
    <w:multiLevelType w:val="hybridMultilevel"/>
    <w:tmpl w:val="97D083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CAE0240"/>
    <w:multiLevelType w:val="hybridMultilevel"/>
    <w:tmpl w:val="523ACA54"/>
    <w:lvl w:ilvl="0" w:tplc="4188707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D7F55E6"/>
    <w:multiLevelType w:val="hybridMultilevel"/>
    <w:tmpl w:val="501A8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02D2534"/>
    <w:multiLevelType w:val="hybridMultilevel"/>
    <w:tmpl w:val="FE1896DC"/>
    <w:lvl w:ilvl="0" w:tplc="F092BA8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3940A2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B447AA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DB6154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740889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114E86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AC0963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FBA7E0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71C235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2">
    <w:nsid w:val="504819E4"/>
    <w:multiLevelType w:val="hybridMultilevel"/>
    <w:tmpl w:val="1046AA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507C7E44"/>
    <w:multiLevelType w:val="hybridMultilevel"/>
    <w:tmpl w:val="A5CC1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17A72E0"/>
    <w:multiLevelType w:val="hybridMultilevel"/>
    <w:tmpl w:val="979A5E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4296509"/>
    <w:multiLevelType w:val="hybridMultilevel"/>
    <w:tmpl w:val="16AADE0A"/>
    <w:lvl w:ilvl="0" w:tplc="6CCE8B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CC8E0228">
      <w:numFmt w:val="bullet"/>
      <w:lvlText w:val="•"/>
      <w:lvlJc w:val="left"/>
      <w:pPr>
        <w:ind w:left="1980" w:hanging="360"/>
      </w:pPr>
      <w:rPr>
        <w:rFonts w:ascii="Calibri" w:eastAsiaTheme="minorEastAsia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565D03BA"/>
    <w:multiLevelType w:val="hybridMultilevel"/>
    <w:tmpl w:val="C804B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4F05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75E08C3"/>
    <w:multiLevelType w:val="hybridMultilevel"/>
    <w:tmpl w:val="82F43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96E118F"/>
    <w:multiLevelType w:val="hybridMultilevel"/>
    <w:tmpl w:val="7E3A1B52"/>
    <w:lvl w:ilvl="0" w:tplc="763C6BA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4080F42"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6925BB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69A8B4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87C1F3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F72C54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8A04D3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B62FB9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51491E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9">
    <w:nsid w:val="59DB73AC"/>
    <w:multiLevelType w:val="hybridMultilevel"/>
    <w:tmpl w:val="D4845C30"/>
    <w:lvl w:ilvl="0" w:tplc="0A580D9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058F82C"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ADEAB3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A1449E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568FE3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4BECA2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A526A7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2649D3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4C2BCF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0">
    <w:nsid w:val="5AAF26B0"/>
    <w:multiLevelType w:val="hybridMultilevel"/>
    <w:tmpl w:val="B0B0EB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5BE368B2"/>
    <w:multiLevelType w:val="hybridMultilevel"/>
    <w:tmpl w:val="9D4CE0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5C7A70F8"/>
    <w:multiLevelType w:val="hybridMultilevel"/>
    <w:tmpl w:val="8408B1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62F924CD"/>
    <w:multiLevelType w:val="hybridMultilevel"/>
    <w:tmpl w:val="E67603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8C173DD"/>
    <w:multiLevelType w:val="hybridMultilevel"/>
    <w:tmpl w:val="58866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A074A6D"/>
    <w:multiLevelType w:val="hybridMultilevel"/>
    <w:tmpl w:val="37B6B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A1565A1"/>
    <w:multiLevelType w:val="hybridMultilevel"/>
    <w:tmpl w:val="1938D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B2076A0"/>
    <w:multiLevelType w:val="hybridMultilevel"/>
    <w:tmpl w:val="C1C08B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6CB70013"/>
    <w:multiLevelType w:val="hybridMultilevel"/>
    <w:tmpl w:val="24DC5E38"/>
    <w:lvl w:ilvl="0" w:tplc="C32873A6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9">
    <w:nsid w:val="6E2E3812"/>
    <w:multiLevelType w:val="hybridMultilevel"/>
    <w:tmpl w:val="74D82462"/>
    <w:lvl w:ilvl="0" w:tplc="1C927A3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662F43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C5AEC7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4185D4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96001D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9A677C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CC6020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CF80E8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D876F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0">
    <w:nsid w:val="6F8B73F3"/>
    <w:multiLevelType w:val="hybridMultilevel"/>
    <w:tmpl w:val="889EA19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1675F03"/>
    <w:multiLevelType w:val="hybridMultilevel"/>
    <w:tmpl w:val="7A56A7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19819AE"/>
    <w:multiLevelType w:val="hybridMultilevel"/>
    <w:tmpl w:val="A71C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7E55E84"/>
    <w:multiLevelType w:val="hybridMultilevel"/>
    <w:tmpl w:val="A71C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9241BED"/>
    <w:multiLevelType w:val="hybridMultilevel"/>
    <w:tmpl w:val="F13C5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9B57729"/>
    <w:multiLevelType w:val="hybridMultilevel"/>
    <w:tmpl w:val="41C694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7B4A2691"/>
    <w:multiLevelType w:val="hybridMultilevel"/>
    <w:tmpl w:val="CECE2B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>
    <w:nsid w:val="7B7A4A40"/>
    <w:multiLevelType w:val="hybridMultilevel"/>
    <w:tmpl w:val="9C12D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D7D0A60"/>
    <w:multiLevelType w:val="multilevel"/>
    <w:tmpl w:val="6E9A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45"/>
  </w:num>
  <w:num w:numId="3">
    <w:abstractNumId w:val="47"/>
  </w:num>
  <w:num w:numId="4">
    <w:abstractNumId w:val="20"/>
  </w:num>
  <w:num w:numId="5">
    <w:abstractNumId w:val="41"/>
  </w:num>
  <w:num w:numId="6">
    <w:abstractNumId w:val="46"/>
  </w:num>
  <w:num w:numId="7">
    <w:abstractNumId w:val="35"/>
  </w:num>
  <w:num w:numId="8">
    <w:abstractNumId w:val="9"/>
  </w:num>
  <w:num w:numId="9">
    <w:abstractNumId w:val="38"/>
  </w:num>
  <w:num w:numId="10">
    <w:abstractNumId w:val="51"/>
  </w:num>
  <w:num w:numId="11">
    <w:abstractNumId w:val="49"/>
  </w:num>
  <w:num w:numId="12">
    <w:abstractNumId w:val="13"/>
  </w:num>
  <w:num w:numId="13">
    <w:abstractNumId w:val="43"/>
  </w:num>
  <w:num w:numId="14">
    <w:abstractNumId w:val="30"/>
  </w:num>
  <w:num w:numId="15">
    <w:abstractNumId w:val="36"/>
  </w:num>
  <w:num w:numId="16">
    <w:abstractNumId w:val="21"/>
  </w:num>
  <w:num w:numId="17">
    <w:abstractNumId w:val="44"/>
  </w:num>
  <w:num w:numId="18">
    <w:abstractNumId w:val="4"/>
  </w:num>
  <w:num w:numId="19">
    <w:abstractNumId w:val="27"/>
  </w:num>
  <w:num w:numId="20">
    <w:abstractNumId w:val="57"/>
  </w:num>
  <w:num w:numId="21">
    <w:abstractNumId w:val="0"/>
  </w:num>
  <w:num w:numId="2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</w:num>
  <w:num w:numId="24">
    <w:abstractNumId w:val="33"/>
  </w:num>
  <w:num w:numId="25">
    <w:abstractNumId w:val="54"/>
  </w:num>
  <w:num w:numId="26">
    <w:abstractNumId w:val="32"/>
  </w:num>
  <w:num w:numId="27">
    <w:abstractNumId w:val="29"/>
  </w:num>
  <w:num w:numId="28">
    <w:abstractNumId w:val="19"/>
  </w:num>
  <w:num w:numId="29">
    <w:abstractNumId w:val="50"/>
  </w:num>
  <w:num w:numId="30">
    <w:abstractNumId w:val="7"/>
  </w:num>
  <w:num w:numId="31">
    <w:abstractNumId w:val="48"/>
  </w:num>
  <w:num w:numId="32">
    <w:abstractNumId w:val="55"/>
  </w:num>
  <w:num w:numId="33">
    <w:abstractNumId w:val="8"/>
  </w:num>
  <w:num w:numId="34">
    <w:abstractNumId w:val="56"/>
  </w:num>
  <w:num w:numId="35">
    <w:abstractNumId w:val="23"/>
  </w:num>
  <w:num w:numId="36">
    <w:abstractNumId w:val="26"/>
  </w:num>
  <w:num w:numId="37">
    <w:abstractNumId w:val="14"/>
  </w:num>
  <w:num w:numId="38">
    <w:abstractNumId w:val="25"/>
  </w:num>
  <w:num w:numId="39">
    <w:abstractNumId w:val="3"/>
  </w:num>
  <w:num w:numId="40">
    <w:abstractNumId w:val="10"/>
  </w:num>
  <w:num w:numId="41">
    <w:abstractNumId w:val="17"/>
  </w:num>
  <w:num w:numId="42">
    <w:abstractNumId w:val="34"/>
  </w:num>
  <w:num w:numId="43">
    <w:abstractNumId w:val="42"/>
  </w:num>
  <w:num w:numId="44">
    <w:abstractNumId w:val="11"/>
  </w:num>
  <w:num w:numId="45">
    <w:abstractNumId w:val="58"/>
  </w:num>
  <w:num w:numId="46">
    <w:abstractNumId w:val="15"/>
  </w:num>
  <w:num w:numId="47">
    <w:abstractNumId w:val="39"/>
  </w:num>
  <w:num w:numId="48">
    <w:abstractNumId w:val="18"/>
  </w:num>
  <w:num w:numId="49">
    <w:abstractNumId w:val="22"/>
  </w:num>
  <w:num w:numId="50">
    <w:abstractNumId w:val="28"/>
  </w:num>
  <w:num w:numId="51">
    <w:abstractNumId w:val="40"/>
  </w:num>
  <w:num w:numId="52">
    <w:abstractNumId w:val="6"/>
  </w:num>
  <w:num w:numId="53">
    <w:abstractNumId w:val="5"/>
  </w:num>
  <w:num w:numId="54">
    <w:abstractNumId w:val="2"/>
  </w:num>
  <w:num w:numId="55">
    <w:abstractNumId w:val="52"/>
  </w:num>
  <w:num w:numId="56">
    <w:abstractNumId w:val="37"/>
  </w:num>
  <w:num w:numId="57">
    <w:abstractNumId w:val="53"/>
  </w:num>
  <w:num w:numId="58">
    <w:abstractNumId w:val="1"/>
  </w:num>
  <w:num w:numId="59">
    <w:abstractNumId w:val="16"/>
  </w:num>
  <w:num w:numId="60">
    <w:abstractNumId w:val="24"/>
  </w:num>
  <w:numIdMacAtCleanup w:val="51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ne Lavergne">
    <w15:presenceInfo w15:providerId="None" w15:userId="Anne Lavergn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bordersDoNotSurroundHeader/>
  <w:bordersDoNotSurroundFooter/>
  <w:hideSpellingErrors/>
  <w:hideGrammaticalErrors/>
  <w:activeWritingStyle w:appName="MSWord" w:lang="fr-CA" w:vendorID="64" w:dllVersion="131078" w:nlCheck="1" w:checkStyle="0"/>
  <w:activeWritingStyle w:appName="MSWord" w:lang="en-US" w:vendorID="64" w:dllVersion="131078" w:nlCheck="1" w:checkStyle="0"/>
  <w:activeWritingStyle w:appName="MSWord" w:lang="en-CA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D06"/>
    <w:rsid w:val="00005A36"/>
    <w:rsid w:val="00033FA1"/>
    <w:rsid w:val="000865CC"/>
    <w:rsid w:val="0009254A"/>
    <w:rsid w:val="000947C0"/>
    <w:rsid w:val="000A6554"/>
    <w:rsid w:val="000B60BB"/>
    <w:rsid w:val="000B7B6E"/>
    <w:rsid w:val="000C1AD9"/>
    <w:rsid w:val="000D5710"/>
    <w:rsid w:val="000E2090"/>
    <w:rsid w:val="00117790"/>
    <w:rsid w:val="00117F66"/>
    <w:rsid w:val="00133ED2"/>
    <w:rsid w:val="001534EE"/>
    <w:rsid w:val="0015448C"/>
    <w:rsid w:val="001574A9"/>
    <w:rsid w:val="0016722E"/>
    <w:rsid w:val="001720E7"/>
    <w:rsid w:val="001769ED"/>
    <w:rsid w:val="0017763C"/>
    <w:rsid w:val="00177B20"/>
    <w:rsid w:val="00191373"/>
    <w:rsid w:val="0019274A"/>
    <w:rsid w:val="00196B0D"/>
    <w:rsid w:val="001A11B2"/>
    <w:rsid w:val="001B1ED1"/>
    <w:rsid w:val="001C3000"/>
    <w:rsid w:val="001C7AD8"/>
    <w:rsid w:val="001D1C99"/>
    <w:rsid w:val="001D539D"/>
    <w:rsid w:val="001E706C"/>
    <w:rsid w:val="001F17B4"/>
    <w:rsid w:val="001F6455"/>
    <w:rsid w:val="00214C18"/>
    <w:rsid w:val="00216712"/>
    <w:rsid w:val="00221338"/>
    <w:rsid w:val="00232A6D"/>
    <w:rsid w:val="00233FF3"/>
    <w:rsid w:val="00234C1D"/>
    <w:rsid w:val="00237A7F"/>
    <w:rsid w:val="00257DBA"/>
    <w:rsid w:val="00262C99"/>
    <w:rsid w:val="00262FC2"/>
    <w:rsid w:val="00281075"/>
    <w:rsid w:val="00292076"/>
    <w:rsid w:val="002A43A0"/>
    <w:rsid w:val="002B2F5F"/>
    <w:rsid w:val="002C3223"/>
    <w:rsid w:val="002C4E8D"/>
    <w:rsid w:val="002D7200"/>
    <w:rsid w:val="002E6B3A"/>
    <w:rsid w:val="002F5F65"/>
    <w:rsid w:val="002F7BC4"/>
    <w:rsid w:val="00307D4C"/>
    <w:rsid w:val="003166D4"/>
    <w:rsid w:val="0031695C"/>
    <w:rsid w:val="0032003A"/>
    <w:rsid w:val="00326888"/>
    <w:rsid w:val="00331179"/>
    <w:rsid w:val="00336A2F"/>
    <w:rsid w:val="00380D3D"/>
    <w:rsid w:val="00382BA9"/>
    <w:rsid w:val="00390B0F"/>
    <w:rsid w:val="0039673E"/>
    <w:rsid w:val="003A03C8"/>
    <w:rsid w:val="003A5338"/>
    <w:rsid w:val="003B3C2F"/>
    <w:rsid w:val="003E5547"/>
    <w:rsid w:val="00413E0D"/>
    <w:rsid w:val="00424194"/>
    <w:rsid w:val="0043403C"/>
    <w:rsid w:val="00437105"/>
    <w:rsid w:val="00441A59"/>
    <w:rsid w:val="00445057"/>
    <w:rsid w:val="00445BC5"/>
    <w:rsid w:val="00454C67"/>
    <w:rsid w:val="00454F53"/>
    <w:rsid w:val="00456154"/>
    <w:rsid w:val="004604F7"/>
    <w:rsid w:val="00470792"/>
    <w:rsid w:val="00482568"/>
    <w:rsid w:val="0048646F"/>
    <w:rsid w:val="00486F19"/>
    <w:rsid w:val="004A087F"/>
    <w:rsid w:val="004B1BD4"/>
    <w:rsid w:val="004C5FAF"/>
    <w:rsid w:val="004E5D07"/>
    <w:rsid w:val="004F0FA6"/>
    <w:rsid w:val="004F3F8D"/>
    <w:rsid w:val="005051DA"/>
    <w:rsid w:val="005073BA"/>
    <w:rsid w:val="005143ED"/>
    <w:rsid w:val="00515FBF"/>
    <w:rsid w:val="00521CCC"/>
    <w:rsid w:val="00531EB2"/>
    <w:rsid w:val="005360F1"/>
    <w:rsid w:val="0054261C"/>
    <w:rsid w:val="0054395A"/>
    <w:rsid w:val="00545D0D"/>
    <w:rsid w:val="0055349F"/>
    <w:rsid w:val="00576DAF"/>
    <w:rsid w:val="00577A2F"/>
    <w:rsid w:val="0058144E"/>
    <w:rsid w:val="00597684"/>
    <w:rsid w:val="005A03A1"/>
    <w:rsid w:val="005B039E"/>
    <w:rsid w:val="005D0E0D"/>
    <w:rsid w:val="005D222D"/>
    <w:rsid w:val="005D2940"/>
    <w:rsid w:val="005D5F5F"/>
    <w:rsid w:val="005E255B"/>
    <w:rsid w:val="006009E2"/>
    <w:rsid w:val="00614A7C"/>
    <w:rsid w:val="00630D26"/>
    <w:rsid w:val="00632647"/>
    <w:rsid w:val="00645D5E"/>
    <w:rsid w:val="0064673F"/>
    <w:rsid w:val="00655EA0"/>
    <w:rsid w:val="00656089"/>
    <w:rsid w:val="00666C74"/>
    <w:rsid w:val="00676F73"/>
    <w:rsid w:val="00683325"/>
    <w:rsid w:val="0069275E"/>
    <w:rsid w:val="00693076"/>
    <w:rsid w:val="00696E57"/>
    <w:rsid w:val="006A341F"/>
    <w:rsid w:val="006C3D25"/>
    <w:rsid w:val="006E01C3"/>
    <w:rsid w:val="006E6643"/>
    <w:rsid w:val="006E7C17"/>
    <w:rsid w:val="006F3498"/>
    <w:rsid w:val="006F5A62"/>
    <w:rsid w:val="007067BA"/>
    <w:rsid w:val="007165B6"/>
    <w:rsid w:val="00717820"/>
    <w:rsid w:val="007231C8"/>
    <w:rsid w:val="00741BEC"/>
    <w:rsid w:val="00742589"/>
    <w:rsid w:val="00746C29"/>
    <w:rsid w:val="00752F75"/>
    <w:rsid w:val="007540B3"/>
    <w:rsid w:val="007577FC"/>
    <w:rsid w:val="00757D06"/>
    <w:rsid w:val="007774B2"/>
    <w:rsid w:val="00782CC9"/>
    <w:rsid w:val="00784439"/>
    <w:rsid w:val="00790E8D"/>
    <w:rsid w:val="00796FD2"/>
    <w:rsid w:val="007B04AF"/>
    <w:rsid w:val="007C0E63"/>
    <w:rsid w:val="007C6415"/>
    <w:rsid w:val="007D5C9A"/>
    <w:rsid w:val="007E4977"/>
    <w:rsid w:val="00802D42"/>
    <w:rsid w:val="00804F15"/>
    <w:rsid w:val="00805B22"/>
    <w:rsid w:val="00821D53"/>
    <w:rsid w:val="00822513"/>
    <w:rsid w:val="00835DCF"/>
    <w:rsid w:val="008374C7"/>
    <w:rsid w:val="00851136"/>
    <w:rsid w:val="00865C3C"/>
    <w:rsid w:val="00876C8C"/>
    <w:rsid w:val="0088594B"/>
    <w:rsid w:val="008A1247"/>
    <w:rsid w:val="008A7D40"/>
    <w:rsid w:val="008D61A5"/>
    <w:rsid w:val="008D6438"/>
    <w:rsid w:val="008E1A4F"/>
    <w:rsid w:val="008E30D3"/>
    <w:rsid w:val="008F0F92"/>
    <w:rsid w:val="00907C42"/>
    <w:rsid w:val="00921A14"/>
    <w:rsid w:val="00925817"/>
    <w:rsid w:val="00940B88"/>
    <w:rsid w:val="009514E9"/>
    <w:rsid w:val="009539F0"/>
    <w:rsid w:val="00962BAD"/>
    <w:rsid w:val="00972ABC"/>
    <w:rsid w:val="00973E4B"/>
    <w:rsid w:val="00974EB9"/>
    <w:rsid w:val="00975231"/>
    <w:rsid w:val="00987E7D"/>
    <w:rsid w:val="009A2E3F"/>
    <w:rsid w:val="009A5F31"/>
    <w:rsid w:val="009C160E"/>
    <w:rsid w:val="009C2A41"/>
    <w:rsid w:val="009D0212"/>
    <w:rsid w:val="009D434C"/>
    <w:rsid w:val="009D4585"/>
    <w:rsid w:val="009D5F7D"/>
    <w:rsid w:val="00A00828"/>
    <w:rsid w:val="00A05D6B"/>
    <w:rsid w:val="00A155A4"/>
    <w:rsid w:val="00A3074F"/>
    <w:rsid w:val="00A376DD"/>
    <w:rsid w:val="00A406BE"/>
    <w:rsid w:val="00A56292"/>
    <w:rsid w:val="00A77FFC"/>
    <w:rsid w:val="00A858A9"/>
    <w:rsid w:val="00A94F1E"/>
    <w:rsid w:val="00A95B67"/>
    <w:rsid w:val="00A95CBF"/>
    <w:rsid w:val="00AA0439"/>
    <w:rsid w:val="00AA401D"/>
    <w:rsid w:val="00AA46E2"/>
    <w:rsid w:val="00AA7FAD"/>
    <w:rsid w:val="00AB23C5"/>
    <w:rsid w:val="00AB59B7"/>
    <w:rsid w:val="00AC324A"/>
    <w:rsid w:val="00AE0D56"/>
    <w:rsid w:val="00AE5036"/>
    <w:rsid w:val="00AF20EE"/>
    <w:rsid w:val="00AF4DC8"/>
    <w:rsid w:val="00B03669"/>
    <w:rsid w:val="00B25807"/>
    <w:rsid w:val="00B3278D"/>
    <w:rsid w:val="00B56F1D"/>
    <w:rsid w:val="00B578F2"/>
    <w:rsid w:val="00B657AE"/>
    <w:rsid w:val="00B65A43"/>
    <w:rsid w:val="00B8248E"/>
    <w:rsid w:val="00B85BAE"/>
    <w:rsid w:val="00B92BF2"/>
    <w:rsid w:val="00BA1A30"/>
    <w:rsid w:val="00BA6437"/>
    <w:rsid w:val="00BB63A7"/>
    <w:rsid w:val="00BC0A70"/>
    <w:rsid w:val="00BD5F7C"/>
    <w:rsid w:val="00BF17F8"/>
    <w:rsid w:val="00C10CA1"/>
    <w:rsid w:val="00C2283C"/>
    <w:rsid w:val="00C302A1"/>
    <w:rsid w:val="00C31650"/>
    <w:rsid w:val="00C343DF"/>
    <w:rsid w:val="00C40CC2"/>
    <w:rsid w:val="00C43881"/>
    <w:rsid w:val="00C5418C"/>
    <w:rsid w:val="00C60592"/>
    <w:rsid w:val="00C64A77"/>
    <w:rsid w:val="00C7432B"/>
    <w:rsid w:val="00C75808"/>
    <w:rsid w:val="00C76DFC"/>
    <w:rsid w:val="00C8590B"/>
    <w:rsid w:val="00CB3D50"/>
    <w:rsid w:val="00CD58B2"/>
    <w:rsid w:val="00CF2405"/>
    <w:rsid w:val="00CF43C4"/>
    <w:rsid w:val="00CF61A3"/>
    <w:rsid w:val="00D13B4B"/>
    <w:rsid w:val="00D16540"/>
    <w:rsid w:val="00D2429A"/>
    <w:rsid w:val="00D307AE"/>
    <w:rsid w:val="00D432A4"/>
    <w:rsid w:val="00D50AA0"/>
    <w:rsid w:val="00D625D4"/>
    <w:rsid w:val="00D723DB"/>
    <w:rsid w:val="00D74692"/>
    <w:rsid w:val="00D803CB"/>
    <w:rsid w:val="00D82EFD"/>
    <w:rsid w:val="00DA0481"/>
    <w:rsid w:val="00DA5469"/>
    <w:rsid w:val="00DA765E"/>
    <w:rsid w:val="00DB0290"/>
    <w:rsid w:val="00DB7B09"/>
    <w:rsid w:val="00DC4DFA"/>
    <w:rsid w:val="00DC4E8F"/>
    <w:rsid w:val="00DE3DD8"/>
    <w:rsid w:val="00DF49F0"/>
    <w:rsid w:val="00E0251D"/>
    <w:rsid w:val="00E0429A"/>
    <w:rsid w:val="00E06D71"/>
    <w:rsid w:val="00E10EB9"/>
    <w:rsid w:val="00E14271"/>
    <w:rsid w:val="00E1683A"/>
    <w:rsid w:val="00E21683"/>
    <w:rsid w:val="00E34B78"/>
    <w:rsid w:val="00E477D9"/>
    <w:rsid w:val="00E70471"/>
    <w:rsid w:val="00E8442F"/>
    <w:rsid w:val="00E84ED8"/>
    <w:rsid w:val="00EA5CCF"/>
    <w:rsid w:val="00EB66EF"/>
    <w:rsid w:val="00ED1DC3"/>
    <w:rsid w:val="00F11169"/>
    <w:rsid w:val="00F2364F"/>
    <w:rsid w:val="00F273CC"/>
    <w:rsid w:val="00F33090"/>
    <w:rsid w:val="00F42264"/>
    <w:rsid w:val="00F4370A"/>
    <w:rsid w:val="00F56F96"/>
    <w:rsid w:val="00F57AA5"/>
    <w:rsid w:val="00F64D2C"/>
    <w:rsid w:val="00F675C0"/>
    <w:rsid w:val="00F72F2F"/>
    <w:rsid w:val="00F73874"/>
    <w:rsid w:val="00F92902"/>
    <w:rsid w:val="00F94A9A"/>
    <w:rsid w:val="00FA1388"/>
    <w:rsid w:val="00FA7E8F"/>
    <w:rsid w:val="00FB4FE6"/>
    <w:rsid w:val="00FC2D49"/>
    <w:rsid w:val="00FD0EEC"/>
    <w:rsid w:val="00FF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198ED7"/>
  <w15:docId w15:val="{4870AB0E-81A6-48F8-8A55-FF5271AA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814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7D06"/>
    <w:pPr>
      <w:ind w:left="720"/>
      <w:contextualSpacing/>
    </w:pPr>
  </w:style>
  <w:style w:type="table" w:styleId="a4">
    <w:name w:val="Table Grid"/>
    <w:basedOn w:val="a1"/>
    <w:uiPriority w:val="39"/>
    <w:rsid w:val="00757D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D82E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眉字符"/>
    <w:basedOn w:val="a0"/>
    <w:link w:val="a5"/>
    <w:uiPriority w:val="99"/>
    <w:rsid w:val="00D82EFD"/>
  </w:style>
  <w:style w:type="paragraph" w:styleId="a7">
    <w:name w:val="footer"/>
    <w:basedOn w:val="a"/>
    <w:link w:val="a8"/>
    <w:uiPriority w:val="99"/>
    <w:unhideWhenUsed/>
    <w:rsid w:val="00D82E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页脚字符"/>
    <w:basedOn w:val="a0"/>
    <w:link w:val="a7"/>
    <w:uiPriority w:val="99"/>
    <w:rsid w:val="00D82EFD"/>
  </w:style>
  <w:style w:type="paragraph" w:styleId="a9">
    <w:name w:val="Balloon Text"/>
    <w:basedOn w:val="a"/>
    <w:link w:val="aa"/>
    <w:uiPriority w:val="99"/>
    <w:semiHidden/>
    <w:unhideWhenUsed/>
    <w:rsid w:val="00C7432B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C7432B"/>
    <w:rPr>
      <w:rFonts w:ascii="Lucida Grande" w:hAnsi="Lucida Grande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58144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ilfuvd">
    <w:name w:val="ilfuvd"/>
    <w:basedOn w:val="a0"/>
    <w:rsid w:val="00CB3D50"/>
  </w:style>
  <w:style w:type="character" w:customStyle="1" w:styleId="texhtml">
    <w:name w:val="texhtml"/>
    <w:basedOn w:val="a0"/>
    <w:rsid w:val="0017763C"/>
  </w:style>
  <w:style w:type="paragraph" w:styleId="ab">
    <w:name w:val="Normal (Web)"/>
    <w:basedOn w:val="a"/>
    <w:uiPriority w:val="99"/>
    <w:semiHidden/>
    <w:unhideWhenUsed/>
    <w:rsid w:val="00865C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7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57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86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101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017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682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5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78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56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6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217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9966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298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48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740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82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7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3131">
          <w:marLeft w:val="135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09113">
          <w:marLeft w:val="135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1778">
          <w:marLeft w:val="135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1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52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93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61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88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microsoft.com/office/2011/relationships/people" Target="peop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972AE27-025E-8E4C-933D-EB2DCEF07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4803</TotalTime>
  <Pages>13</Pages>
  <Words>807</Words>
  <Characters>4605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Simon Fraser University</Company>
  <LinksUpToDate>false</LinksUpToDate>
  <CharactersWithSpaces>5402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Lavergne</dc:creator>
  <cp:keywords/>
  <dc:description/>
  <cp:lastModifiedBy>Microsoft Office 用户</cp:lastModifiedBy>
  <cp:revision>50</cp:revision>
  <cp:lastPrinted>2020-03-12T17:42:00Z</cp:lastPrinted>
  <dcterms:created xsi:type="dcterms:W3CDTF">2018-10-27T22:15:00Z</dcterms:created>
  <dcterms:modified xsi:type="dcterms:W3CDTF">2020-03-18T22:33:00Z</dcterms:modified>
</cp:coreProperties>
</file>